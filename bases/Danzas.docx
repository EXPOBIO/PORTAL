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7455D" w14:textId="1B05E512" w:rsidR="00F641A0" w:rsidRDefault="00000000">
      <w:pPr>
        <w:pStyle w:val="Ttulo1"/>
        <w:spacing w:before="11"/>
        <w:ind w:left="0" w:right="184" w:firstLine="0"/>
        <w:jc w:val="center"/>
      </w:pPr>
      <w:r>
        <w:t>REGLAMENTO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CONCURSO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DANZAS</w:t>
      </w:r>
      <w:r>
        <w:rPr>
          <w:spacing w:val="-5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EXPOBIO</w:t>
      </w:r>
      <w:r>
        <w:rPr>
          <w:spacing w:val="-6"/>
        </w:rPr>
        <w:t xml:space="preserve"> </w:t>
      </w:r>
      <w:r>
        <w:rPr>
          <w:spacing w:val="-4"/>
        </w:rPr>
        <w:t>202</w:t>
      </w:r>
      <w:ins w:id="0" w:author="User" w:date="2026-07-16T17:42:00Z" w16du:dateUtc="2026-07-16T22:42:00Z">
        <w:r w:rsidR="00A74491">
          <w:rPr>
            <w:spacing w:val="-4"/>
          </w:rPr>
          <w:t>6</w:t>
        </w:r>
      </w:ins>
      <w:del w:id="1" w:author="User" w:date="2026-07-16T17:42:00Z" w16du:dateUtc="2026-07-16T22:42:00Z">
        <w:r w:rsidDel="00A74491">
          <w:rPr>
            <w:spacing w:val="-4"/>
          </w:rPr>
          <w:delText>5</w:delText>
        </w:r>
      </w:del>
    </w:p>
    <w:p w14:paraId="145CAD98" w14:textId="77777777" w:rsidR="00F641A0" w:rsidRDefault="00F641A0">
      <w:pPr>
        <w:pStyle w:val="Textoindependiente"/>
        <w:spacing w:before="120"/>
        <w:rPr>
          <w:b/>
        </w:rPr>
      </w:pPr>
    </w:p>
    <w:p w14:paraId="427C6B86" w14:textId="46121B11" w:rsidR="00F641A0" w:rsidRDefault="00000000">
      <w:pPr>
        <w:pStyle w:val="Textoindependiente"/>
        <w:ind w:left="120" w:right="251" w:hanging="10"/>
        <w:jc w:val="both"/>
      </w:pPr>
      <w:r>
        <w:t>El</w:t>
      </w:r>
      <w:r>
        <w:rPr>
          <w:spacing w:val="-3"/>
        </w:rPr>
        <w:t xml:space="preserve"> </w:t>
      </w:r>
      <w:r>
        <w:t>presente</w:t>
      </w:r>
      <w:r>
        <w:rPr>
          <w:spacing w:val="-6"/>
        </w:rPr>
        <w:t xml:space="preserve"> </w:t>
      </w:r>
      <w:r>
        <w:t>documento norma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funcionamiento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Concurso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Danza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</w:t>
      </w:r>
      <w:ins w:id="2" w:author="User" w:date="2026-07-16T17:42:00Z" w16du:dateUtc="2026-07-16T22:42:00Z">
        <w:r w:rsidR="00A74491">
          <w:t>I</w:t>
        </w:r>
      </w:ins>
      <w:r>
        <w:rPr>
          <w:spacing w:val="-2"/>
        </w:rPr>
        <w:t xml:space="preserve"> </w:t>
      </w:r>
      <w:r>
        <w:t>Convención Anual de estudiantes de Biología del Cusco (EXPOBIO 202</w:t>
      </w:r>
      <w:r w:rsidR="00DA1F24">
        <w:t>6</w:t>
      </w:r>
      <w:r>
        <w:t>), a realizarse en la Universidad Nacional de San Antonio Abad del Cusco, Facultad de Ciencias Biológicas, del 2</w:t>
      </w:r>
      <w:r w:rsidR="00DA1F24">
        <w:t>1</w:t>
      </w:r>
      <w:r>
        <w:t xml:space="preserve"> al </w:t>
      </w:r>
      <w:r w:rsidR="00DA1F24">
        <w:t>23</w:t>
      </w:r>
      <w:r>
        <w:t xml:space="preserve"> de octubre del 202</w:t>
      </w:r>
      <w:r w:rsidR="00DA1F24">
        <w:t>6</w:t>
      </w:r>
      <w:r>
        <w:t>.</w:t>
      </w:r>
    </w:p>
    <w:p w14:paraId="3A35BC36" w14:textId="06C168AA" w:rsidR="00F641A0" w:rsidRDefault="00A74491">
      <w:pPr>
        <w:pStyle w:val="Textoindependiente"/>
        <w:spacing w:before="153"/>
        <w:ind w:left="120" w:right="255" w:hanging="10"/>
        <w:jc w:val="both"/>
      </w:pPr>
      <w:ins w:id="3" w:author="User" w:date="2026-07-16T17:43:00Z" w16du:dateUtc="2026-07-16T22:43:00Z">
        <w:r>
          <w:t xml:space="preserve">Como en anteriores ediciones, </w:t>
        </w:r>
      </w:ins>
      <w:ins w:id="4" w:author="User" w:date="2026-07-16T18:26:00Z" w16du:dateUtc="2026-07-16T23:26:00Z">
        <w:r w:rsidR="006C287F">
          <w:t>l</w:t>
        </w:r>
      </w:ins>
      <w:del w:id="5" w:author="User" w:date="2026-07-16T17:43:00Z" w16du:dateUtc="2026-07-16T22:43:00Z">
        <w:r w:rsidR="00000000" w:rsidDel="00A74491">
          <w:delText>L</w:delText>
        </w:r>
      </w:del>
      <w:r w:rsidR="00000000">
        <w:t xml:space="preserve">a </w:t>
      </w:r>
      <w:del w:id="6" w:author="User" w:date="2026-07-16T18:27:00Z" w16du:dateUtc="2026-07-16T23:27:00Z">
        <w:r w:rsidR="00000000" w:rsidDel="006C287F">
          <w:delText xml:space="preserve">presente edición del </w:delText>
        </w:r>
      </w:del>
      <w:r w:rsidR="00000000">
        <w:t>EXPOBIO 202</w:t>
      </w:r>
      <w:r w:rsidR="00DA1F24">
        <w:t>6</w:t>
      </w:r>
      <w:r w:rsidR="00000000">
        <w:t xml:space="preserve">, </w:t>
      </w:r>
      <w:ins w:id="7" w:author="User" w:date="2026-07-16T17:44:00Z" w16du:dateUtc="2026-07-16T22:44:00Z">
        <w:r>
          <w:t>presenta</w:t>
        </w:r>
      </w:ins>
      <w:del w:id="8" w:author="User" w:date="2026-07-16T17:43:00Z" w16du:dateUtc="2026-07-16T22:43:00Z">
        <w:r w:rsidR="00000000" w:rsidDel="00A74491">
          <w:delText>ha incorporado</w:delText>
        </w:r>
      </w:del>
      <w:r w:rsidR="00000000">
        <w:t xml:space="preserve"> un concurso de danza a fin de promover </w:t>
      </w:r>
      <w:ins w:id="9" w:author="User" w:date="2026-07-16T17:44:00Z" w16du:dateUtc="2026-07-16T22:44:00Z">
        <w:r>
          <w:t>la</w:t>
        </w:r>
      </w:ins>
      <w:del w:id="10" w:author="User" w:date="2026-07-16T17:44:00Z" w16du:dateUtc="2026-07-16T22:44:00Z">
        <w:r w:rsidR="00000000" w:rsidDel="00A74491">
          <w:delText>esta</w:delText>
        </w:r>
      </w:del>
      <w:r w:rsidR="00000000">
        <w:t xml:space="preserve"> actividad artística cultural, que reafirma en los estudiantes de Biología de la UNSAAC</w:t>
      </w:r>
      <w:r w:rsidR="00000000">
        <w:rPr>
          <w:spacing w:val="-3"/>
        </w:rPr>
        <w:t xml:space="preserve"> </w:t>
      </w:r>
      <w:r w:rsidR="00000000">
        <w:t>las</w:t>
      </w:r>
      <w:r w:rsidR="00000000">
        <w:rPr>
          <w:spacing w:val="-6"/>
        </w:rPr>
        <w:t xml:space="preserve"> </w:t>
      </w:r>
      <w:r w:rsidR="00000000">
        <w:t>tradiciones</w:t>
      </w:r>
      <w:r w:rsidR="00000000">
        <w:rPr>
          <w:spacing w:val="-5"/>
        </w:rPr>
        <w:t xml:space="preserve"> </w:t>
      </w:r>
      <w:r w:rsidR="00000000">
        <w:t>y</w:t>
      </w:r>
      <w:r w:rsidR="00000000">
        <w:rPr>
          <w:spacing w:val="-4"/>
        </w:rPr>
        <w:t xml:space="preserve"> </w:t>
      </w:r>
      <w:r w:rsidR="00000000">
        <w:t>costumbres</w:t>
      </w:r>
      <w:r w:rsidR="00000000">
        <w:rPr>
          <w:spacing w:val="-5"/>
        </w:rPr>
        <w:t xml:space="preserve"> </w:t>
      </w:r>
      <w:r w:rsidR="00000000">
        <w:t>mediante</w:t>
      </w:r>
      <w:r w:rsidR="00000000">
        <w:rPr>
          <w:spacing w:val="-2"/>
        </w:rPr>
        <w:t xml:space="preserve"> </w:t>
      </w:r>
      <w:r w:rsidR="00000000">
        <w:t>las manifestaciones</w:t>
      </w:r>
      <w:r w:rsidR="00000000">
        <w:rPr>
          <w:spacing w:val="-2"/>
        </w:rPr>
        <w:t xml:space="preserve"> </w:t>
      </w:r>
      <w:r w:rsidR="00000000">
        <w:t>culturales</w:t>
      </w:r>
      <w:r w:rsidR="00000000">
        <w:rPr>
          <w:spacing w:val="-2"/>
        </w:rPr>
        <w:t xml:space="preserve"> </w:t>
      </w:r>
      <w:r w:rsidR="00000000">
        <w:t>originarias</w:t>
      </w:r>
      <w:r w:rsidR="00000000">
        <w:rPr>
          <w:spacing w:val="-8"/>
        </w:rPr>
        <w:t xml:space="preserve"> </w:t>
      </w:r>
      <w:r w:rsidR="00000000">
        <w:t>de nuestro país.</w:t>
      </w:r>
    </w:p>
    <w:p w14:paraId="3A8236DD" w14:textId="77777777" w:rsidR="00F641A0" w:rsidRDefault="00000000">
      <w:pPr>
        <w:pStyle w:val="Textoindependiente"/>
        <w:spacing w:before="153"/>
        <w:ind w:left="110"/>
        <w:jc w:val="both"/>
      </w:pPr>
      <w:r>
        <w:t>El</w:t>
      </w:r>
      <w:r>
        <w:rPr>
          <w:spacing w:val="-6"/>
        </w:rPr>
        <w:t xml:space="preserve"> </w:t>
      </w:r>
      <w:r>
        <w:t>concurso</w:t>
      </w:r>
      <w:r>
        <w:rPr>
          <w:spacing w:val="-10"/>
        </w:rPr>
        <w:t xml:space="preserve"> </w:t>
      </w:r>
      <w:r>
        <w:t>tiene</w:t>
      </w:r>
      <w:r>
        <w:rPr>
          <w:spacing w:val="-6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siguientes</w:t>
      </w:r>
      <w:r>
        <w:rPr>
          <w:spacing w:val="-7"/>
        </w:rPr>
        <w:t xml:space="preserve"> </w:t>
      </w:r>
      <w:r>
        <w:rPr>
          <w:spacing w:val="-2"/>
        </w:rPr>
        <w:t>objetivos:</w:t>
      </w:r>
    </w:p>
    <w:p w14:paraId="307F8E8F" w14:textId="77777777" w:rsidR="00F641A0" w:rsidRDefault="00000000">
      <w:pPr>
        <w:pStyle w:val="Prrafodelista"/>
        <w:numPr>
          <w:ilvl w:val="0"/>
          <w:numId w:val="7"/>
        </w:numPr>
        <w:tabs>
          <w:tab w:val="left" w:pos="979"/>
          <w:tab w:val="left" w:pos="981"/>
        </w:tabs>
        <w:spacing w:before="156"/>
        <w:ind w:left="981" w:right="255"/>
        <w:jc w:val="both"/>
        <w:rPr>
          <w:sz w:val="24"/>
        </w:rPr>
      </w:pPr>
      <w:r>
        <w:rPr>
          <w:sz w:val="24"/>
        </w:rPr>
        <w:t xml:space="preserve">Promover la difusión de las manifestaciones culturales a través de la danza, fortaleciendo nuestra identidad mediante la participación de los estudiantes de </w:t>
      </w:r>
      <w:r>
        <w:rPr>
          <w:spacing w:val="-2"/>
          <w:sz w:val="24"/>
        </w:rPr>
        <w:t>Biología.</w:t>
      </w:r>
    </w:p>
    <w:p w14:paraId="288CC85C" w14:textId="77777777" w:rsidR="00F641A0" w:rsidRDefault="00000000">
      <w:pPr>
        <w:pStyle w:val="Prrafodelista"/>
        <w:numPr>
          <w:ilvl w:val="0"/>
          <w:numId w:val="7"/>
        </w:numPr>
        <w:tabs>
          <w:tab w:val="left" w:pos="979"/>
          <w:tab w:val="left" w:pos="981"/>
        </w:tabs>
        <w:spacing w:before="151"/>
        <w:ind w:left="981" w:right="257"/>
        <w:jc w:val="both"/>
        <w:rPr>
          <w:sz w:val="24"/>
        </w:rPr>
      </w:pPr>
      <w:r>
        <w:rPr>
          <w:sz w:val="24"/>
        </w:rPr>
        <w:t>Afianzar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identificación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los</w:t>
      </w:r>
      <w:r>
        <w:rPr>
          <w:spacing w:val="-9"/>
          <w:sz w:val="24"/>
        </w:rPr>
        <w:t xml:space="preserve"> </w:t>
      </w:r>
      <w:r>
        <w:rPr>
          <w:sz w:val="24"/>
        </w:rPr>
        <w:t>estudiantes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12"/>
          <w:sz w:val="24"/>
        </w:rPr>
        <w:t xml:space="preserve"> </w:t>
      </w:r>
      <w:r>
        <w:rPr>
          <w:sz w:val="24"/>
        </w:rPr>
        <w:t>institución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8"/>
          <w:sz w:val="24"/>
        </w:rPr>
        <w:t xml:space="preserve"> </w:t>
      </w:r>
      <w:r>
        <w:rPr>
          <w:sz w:val="24"/>
        </w:rPr>
        <w:t>contribuir</w:t>
      </w:r>
      <w:r>
        <w:rPr>
          <w:spacing w:val="-8"/>
          <w:sz w:val="24"/>
        </w:rPr>
        <w:t xml:space="preserve"> </w:t>
      </w:r>
      <w:r>
        <w:rPr>
          <w:sz w:val="24"/>
        </w:rPr>
        <w:t>con</w:t>
      </w:r>
      <w:r>
        <w:rPr>
          <w:spacing w:val="-6"/>
          <w:sz w:val="24"/>
        </w:rPr>
        <w:t xml:space="preserve"> </w:t>
      </w:r>
      <w:r>
        <w:rPr>
          <w:sz w:val="24"/>
        </w:rPr>
        <w:t>elevar el prestigio de la Escuela Profesional de Biología de la UNSAAC.</w:t>
      </w:r>
    </w:p>
    <w:p w14:paraId="3BEF450B" w14:textId="77777777" w:rsidR="00F641A0" w:rsidRDefault="00F641A0">
      <w:pPr>
        <w:pStyle w:val="Textoindependiente"/>
        <w:spacing w:before="153"/>
      </w:pPr>
    </w:p>
    <w:p w14:paraId="653885BE" w14:textId="77777777" w:rsidR="00F641A0" w:rsidRDefault="00000000">
      <w:pPr>
        <w:pStyle w:val="Ttulo1"/>
        <w:numPr>
          <w:ilvl w:val="0"/>
          <w:numId w:val="6"/>
        </w:numPr>
        <w:tabs>
          <w:tab w:val="left" w:pos="689"/>
        </w:tabs>
        <w:jc w:val="left"/>
      </w:pPr>
      <w:r>
        <w:t xml:space="preserve">DE LOS </w:t>
      </w:r>
      <w:r>
        <w:rPr>
          <w:spacing w:val="-2"/>
        </w:rPr>
        <w:t>PARTICIPANTES</w:t>
      </w:r>
    </w:p>
    <w:p w14:paraId="446FC68E" w14:textId="75E5E177" w:rsidR="00F641A0" w:rsidRDefault="00000000">
      <w:pPr>
        <w:pStyle w:val="Textoindependiente"/>
        <w:spacing w:before="151"/>
        <w:ind w:left="120" w:right="253"/>
        <w:jc w:val="both"/>
      </w:pPr>
      <w:r>
        <w:t>Para</w:t>
      </w:r>
      <w:r>
        <w:rPr>
          <w:spacing w:val="-1"/>
        </w:rPr>
        <w:t xml:space="preserve"> </w:t>
      </w:r>
      <w:r>
        <w:t>participar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presente</w:t>
      </w:r>
      <w:r>
        <w:rPr>
          <w:spacing w:val="-1"/>
        </w:rPr>
        <w:t xml:space="preserve"> </w:t>
      </w:r>
      <w:r>
        <w:t>Concurso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Danza</w:t>
      </w:r>
      <w:r>
        <w:rPr>
          <w:spacing w:val="-5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EXPOBIO</w:t>
      </w:r>
      <w:r>
        <w:rPr>
          <w:spacing w:val="-3"/>
        </w:rPr>
        <w:t xml:space="preserve"> </w:t>
      </w:r>
      <w:r>
        <w:t>202</w:t>
      </w:r>
      <w:r w:rsidR="00DA1F24">
        <w:t>6</w:t>
      </w:r>
      <w:r>
        <w:rPr>
          <w:spacing w:val="-1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cumplir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los siguientes requisitos:</w:t>
      </w:r>
    </w:p>
    <w:p w14:paraId="0F210B15" w14:textId="77777777" w:rsidR="00F641A0" w:rsidRDefault="00000000">
      <w:pPr>
        <w:pStyle w:val="Prrafodelista"/>
        <w:numPr>
          <w:ilvl w:val="0"/>
          <w:numId w:val="4"/>
        </w:numPr>
        <w:tabs>
          <w:tab w:val="left" w:pos="1342"/>
        </w:tabs>
        <w:spacing w:before="153"/>
        <w:ind w:right="248"/>
        <w:jc w:val="both"/>
        <w:rPr>
          <w:sz w:val="24"/>
        </w:rPr>
      </w:pPr>
      <w:r>
        <w:rPr>
          <w:sz w:val="24"/>
        </w:rPr>
        <w:t>Ser un grupo de estudiantes de la Facultad de Ciencias Biológicas, quienes designarán</w:t>
      </w:r>
      <w:r>
        <w:rPr>
          <w:spacing w:val="-10"/>
          <w:sz w:val="24"/>
        </w:rPr>
        <w:t xml:space="preserve"> </w:t>
      </w:r>
      <w:r>
        <w:rPr>
          <w:sz w:val="24"/>
        </w:rPr>
        <w:t>un</w:t>
      </w:r>
      <w:r>
        <w:rPr>
          <w:spacing w:val="-9"/>
          <w:sz w:val="24"/>
        </w:rPr>
        <w:t xml:space="preserve"> </w:t>
      </w:r>
      <w:r>
        <w:rPr>
          <w:sz w:val="24"/>
        </w:rPr>
        <w:t>representante</w:t>
      </w:r>
      <w:r>
        <w:rPr>
          <w:spacing w:val="-10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será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14"/>
          <w:sz w:val="24"/>
        </w:rPr>
        <w:t xml:space="preserve"> </w:t>
      </w:r>
      <w:r>
        <w:rPr>
          <w:sz w:val="24"/>
        </w:rPr>
        <w:t>persona</w:t>
      </w:r>
      <w:r>
        <w:rPr>
          <w:spacing w:val="-14"/>
          <w:sz w:val="24"/>
        </w:rPr>
        <w:t xml:space="preserve"> </w:t>
      </w:r>
      <w:r>
        <w:rPr>
          <w:sz w:val="24"/>
        </w:rPr>
        <w:t>encargada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inscribir</w:t>
      </w:r>
      <w:r>
        <w:rPr>
          <w:spacing w:val="-10"/>
          <w:sz w:val="24"/>
        </w:rPr>
        <w:t xml:space="preserve"> </w:t>
      </w:r>
      <w:r>
        <w:rPr>
          <w:sz w:val="24"/>
        </w:rPr>
        <w:t>la</w:t>
      </w:r>
      <w:r>
        <w:rPr>
          <w:spacing w:val="-14"/>
          <w:sz w:val="24"/>
        </w:rPr>
        <w:t xml:space="preserve"> </w:t>
      </w:r>
      <w:r>
        <w:rPr>
          <w:sz w:val="24"/>
        </w:rPr>
        <w:t>danza en el concurso. El grupo de estudiantes podrá ser parte de un Centro de Investigación o de un grupo de estudiantes que se asocien para fines de este concurso (</w:t>
      </w:r>
      <w:proofErr w:type="spellStart"/>
      <w:r>
        <w:rPr>
          <w:sz w:val="24"/>
        </w:rPr>
        <w:t>ejm</w:t>
      </w:r>
      <w:proofErr w:type="spellEnd"/>
      <w:r>
        <w:rPr>
          <w:sz w:val="24"/>
        </w:rPr>
        <w:t>. código de estudiantes o grupo de amigos).</w:t>
      </w:r>
    </w:p>
    <w:p w14:paraId="01B2E1C6" w14:textId="373C7154" w:rsidR="00F641A0" w:rsidRDefault="00000000">
      <w:pPr>
        <w:pStyle w:val="Prrafodelista"/>
        <w:numPr>
          <w:ilvl w:val="0"/>
          <w:numId w:val="4"/>
        </w:numPr>
        <w:tabs>
          <w:tab w:val="left" w:pos="1342"/>
        </w:tabs>
        <w:spacing w:before="159" w:line="259" w:lineRule="auto"/>
        <w:ind w:right="307"/>
        <w:jc w:val="both"/>
        <w:rPr>
          <w:sz w:val="24"/>
        </w:rPr>
      </w:pPr>
      <w:r>
        <w:rPr>
          <w:sz w:val="24"/>
        </w:rPr>
        <w:t>Todos los participantes de las danzas deben ser estudiante</w:t>
      </w:r>
      <w:ins w:id="11" w:author="User" w:date="2026-07-16T17:44:00Z" w16du:dateUtc="2026-07-16T22:44:00Z">
        <w:r w:rsidR="00A74491">
          <w:rPr>
            <w:sz w:val="24"/>
          </w:rPr>
          <w:t>s</w:t>
        </w:r>
      </w:ins>
      <w:r>
        <w:rPr>
          <w:sz w:val="24"/>
        </w:rPr>
        <w:t xml:space="preserve"> matriculado</w:t>
      </w:r>
      <w:ins w:id="12" w:author="User" w:date="2026-07-16T17:44:00Z" w16du:dateUtc="2026-07-16T22:44:00Z">
        <w:r w:rsidR="00A74491">
          <w:rPr>
            <w:sz w:val="24"/>
          </w:rPr>
          <w:t>s</w:t>
        </w:r>
      </w:ins>
      <w:r>
        <w:rPr>
          <w:sz w:val="24"/>
        </w:rPr>
        <w:t xml:space="preserve"> de pregrado en la Escuela Profesional de Biología de la Facultad de Ciencias Biológicas de la UNSAAC o egresado de los semestres </w:t>
      </w:r>
      <w:ins w:id="13" w:author="User" w:date="2026-07-16T17:45:00Z" w16du:dateUtc="2026-07-16T22:45:00Z">
        <w:r w:rsidR="00A74491">
          <w:rPr>
            <w:sz w:val="24"/>
          </w:rPr>
          <w:t xml:space="preserve">2025 I, </w:t>
        </w:r>
      </w:ins>
      <w:r>
        <w:rPr>
          <w:sz w:val="24"/>
        </w:rPr>
        <w:t>202</w:t>
      </w:r>
      <w:r w:rsidR="00DA1F24">
        <w:rPr>
          <w:sz w:val="24"/>
        </w:rPr>
        <w:t>5</w:t>
      </w:r>
      <w:r>
        <w:rPr>
          <w:sz w:val="24"/>
        </w:rPr>
        <w:t>-II</w:t>
      </w:r>
      <w:ins w:id="14" w:author="User" w:date="2026-07-16T17:45:00Z" w16du:dateUtc="2026-07-16T22:45:00Z">
        <w:r w:rsidR="00A74491">
          <w:rPr>
            <w:sz w:val="24"/>
          </w:rPr>
          <w:t xml:space="preserve"> y</w:t>
        </w:r>
      </w:ins>
      <w:del w:id="15" w:author="User" w:date="2026-07-16T17:45:00Z" w16du:dateUtc="2026-07-16T22:45:00Z">
        <w:r w:rsidDel="00A74491">
          <w:rPr>
            <w:sz w:val="24"/>
          </w:rPr>
          <w:delText>,</w:delText>
        </w:r>
      </w:del>
      <w:r>
        <w:rPr>
          <w:spacing w:val="40"/>
          <w:sz w:val="24"/>
        </w:rPr>
        <w:t xml:space="preserve"> </w:t>
      </w:r>
      <w:r>
        <w:rPr>
          <w:sz w:val="24"/>
        </w:rPr>
        <w:t>202</w:t>
      </w:r>
      <w:r w:rsidR="00DA1F24">
        <w:rPr>
          <w:sz w:val="24"/>
        </w:rPr>
        <w:t>6</w:t>
      </w:r>
      <w:r>
        <w:rPr>
          <w:sz w:val="24"/>
        </w:rPr>
        <w:t>-I.</w:t>
      </w:r>
    </w:p>
    <w:p w14:paraId="468C24CC" w14:textId="586920C1" w:rsidR="00F641A0" w:rsidRDefault="00000000">
      <w:pPr>
        <w:pStyle w:val="Prrafodelista"/>
        <w:numPr>
          <w:ilvl w:val="0"/>
          <w:numId w:val="4"/>
        </w:numPr>
        <w:tabs>
          <w:tab w:val="left" w:pos="1341"/>
        </w:tabs>
        <w:spacing w:before="181"/>
        <w:ind w:left="1341"/>
        <w:rPr>
          <w:sz w:val="24"/>
        </w:rPr>
      </w:pPr>
      <w:r>
        <w:rPr>
          <w:sz w:val="24"/>
        </w:rPr>
        <w:t>Todos</w:t>
      </w:r>
      <w:r>
        <w:rPr>
          <w:spacing w:val="-11"/>
          <w:sz w:val="24"/>
        </w:rPr>
        <w:t xml:space="preserve"> </w:t>
      </w:r>
      <w:r>
        <w:rPr>
          <w:sz w:val="24"/>
        </w:rPr>
        <w:t>los</w:t>
      </w:r>
      <w:r>
        <w:rPr>
          <w:spacing w:val="-7"/>
          <w:sz w:val="24"/>
        </w:rPr>
        <w:t xml:space="preserve"> </w:t>
      </w:r>
      <w:r>
        <w:rPr>
          <w:sz w:val="24"/>
        </w:rPr>
        <w:t>participantes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z w:val="24"/>
        </w:rPr>
        <w:t>danza</w:t>
      </w:r>
      <w:r>
        <w:rPr>
          <w:spacing w:val="-7"/>
          <w:sz w:val="24"/>
        </w:rPr>
        <w:t xml:space="preserve"> </w:t>
      </w:r>
      <w:r>
        <w:rPr>
          <w:sz w:val="24"/>
        </w:rPr>
        <w:t>deben</w:t>
      </w:r>
      <w:r>
        <w:rPr>
          <w:spacing w:val="-1"/>
          <w:sz w:val="24"/>
        </w:rPr>
        <w:t xml:space="preserve"> </w:t>
      </w:r>
      <w:r>
        <w:rPr>
          <w:sz w:val="24"/>
        </w:rPr>
        <w:t>estar</w:t>
      </w:r>
      <w:r>
        <w:rPr>
          <w:spacing w:val="-4"/>
          <w:sz w:val="24"/>
        </w:rPr>
        <w:t xml:space="preserve"> </w:t>
      </w:r>
      <w:r>
        <w:rPr>
          <w:sz w:val="24"/>
        </w:rPr>
        <w:t>inscritos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ins w:id="16" w:author="User" w:date="2026-07-16T17:45:00Z" w16du:dateUtc="2026-07-16T22:45:00Z">
        <w:r w:rsidR="00A74491">
          <w:rPr>
            <w:sz w:val="24"/>
          </w:rPr>
          <w:t>la</w:t>
        </w:r>
      </w:ins>
      <w:del w:id="17" w:author="User" w:date="2026-07-16T17:45:00Z" w16du:dateUtc="2026-07-16T22:45:00Z">
        <w:r w:rsidDel="00A74491">
          <w:rPr>
            <w:sz w:val="24"/>
          </w:rPr>
          <w:delText>el</w:delText>
        </w:r>
      </w:del>
      <w:r>
        <w:rPr>
          <w:spacing w:val="-7"/>
          <w:sz w:val="24"/>
        </w:rPr>
        <w:t xml:space="preserve"> </w:t>
      </w:r>
      <w:r>
        <w:rPr>
          <w:sz w:val="24"/>
        </w:rPr>
        <w:t>EXPOBIO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202</w:t>
      </w:r>
      <w:r w:rsidR="00DA1F24">
        <w:rPr>
          <w:spacing w:val="-2"/>
          <w:sz w:val="24"/>
        </w:rPr>
        <w:t>6</w:t>
      </w:r>
      <w:r>
        <w:rPr>
          <w:spacing w:val="-2"/>
          <w:sz w:val="24"/>
        </w:rPr>
        <w:t>.</w:t>
      </w:r>
    </w:p>
    <w:p w14:paraId="096C84F9" w14:textId="77777777" w:rsidR="00F641A0" w:rsidRDefault="00000000">
      <w:pPr>
        <w:pStyle w:val="Prrafodelista"/>
        <w:numPr>
          <w:ilvl w:val="0"/>
          <w:numId w:val="4"/>
        </w:numPr>
        <w:tabs>
          <w:tab w:val="left" w:pos="1341"/>
        </w:tabs>
        <w:spacing w:before="157"/>
        <w:ind w:left="1341"/>
        <w:rPr>
          <w:sz w:val="24"/>
        </w:rPr>
      </w:pPr>
      <w:r>
        <w:rPr>
          <w:sz w:val="24"/>
        </w:rPr>
        <w:t>Llenar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formulario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inscripción</w:t>
      </w:r>
      <w:r>
        <w:rPr>
          <w:spacing w:val="-1"/>
          <w:sz w:val="24"/>
        </w:rPr>
        <w:t xml:space="preserve"> </w:t>
      </w:r>
      <w:r>
        <w:rPr>
          <w:sz w:val="24"/>
        </w:rPr>
        <w:t>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concurso.</w:t>
      </w:r>
    </w:p>
    <w:p w14:paraId="23360D4A" w14:textId="77777777" w:rsidR="00F641A0" w:rsidRDefault="00F641A0">
      <w:pPr>
        <w:pStyle w:val="Prrafodelista"/>
        <w:rPr>
          <w:sz w:val="24"/>
        </w:rPr>
        <w:sectPr w:rsidR="00F641A0">
          <w:headerReference w:type="default" r:id="rId7"/>
          <w:type w:val="continuous"/>
          <w:pgSz w:w="12240" w:h="15840"/>
          <w:pgMar w:top="1760" w:right="1440" w:bottom="280" w:left="1440" w:header="347" w:footer="0" w:gutter="0"/>
          <w:pgNumType w:start="1"/>
          <w:cols w:space="720"/>
        </w:sectPr>
      </w:pPr>
    </w:p>
    <w:p w14:paraId="6BA898A3" w14:textId="77777777" w:rsidR="00F641A0" w:rsidRDefault="00F641A0">
      <w:pPr>
        <w:pStyle w:val="Textoindependiente"/>
        <w:spacing w:before="186"/>
      </w:pPr>
    </w:p>
    <w:p w14:paraId="3DF48D5E" w14:textId="77777777" w:rsidR="00F641A0" w:rsidRDefault="00000000">
      <w:pPr>
        <w:pStyle w:val="Ttulo1"/>
        <w:numPr>
          <w:ilvl w:val="0"/>
          <w:numId w:val="6"/>
        </w:numPr>
        <w:tabs>
          <w:tab w:val="left" w:pos="427"/>
        </w:tabs>
        <w:ind w:left="427" w:right="6739" w:hanging="427"/>
      </w:pPr>
      <w:r>
        <w:t>DE LA</w:t>
      </w:r>
      <w:r>
        <w:rPr>
          <w:spacing w:val="2"/>
        </w:rPr>
        <w:t xml:space="preserve"> </w:t>
      </w:r>
      <w:r>
        <w:rPr>
          <w:spacing w:val="-2"/>
        </w:rPr>
        <w:t>INSCRIPCIÓN</w:t>
      </w:r>
    </w:p>
    <w:p w14:paraId="69E01534" w14:textId="714F6D0D" w:rsidR="00F641A0" w:rsidRDefault="00000000">
      <w:pPr>
        <w:pStyle w:val="Textoindependiente"/>
        <w:spacing w:before="154"/>
        <w:ind w:left="120" w:right="264" w:hanging="10"/>
        <w:jc w:val="both"/>
      </w:pPr>
      <w:r>
        <w:t xml:space="preserve">El representante del grupo debe llenar el formulario de inscripción al concurso mediante el siguiente link: </w:t>
      </w:r>
      <w:hyperlink r:id="rId8" w:history="1">
        <w:r w:rsidR="001F630F" w:rsidRPr="000E5BE0">
          <w:rPr>
            <w:rStyle w:val="Hipervnculo"/>
          </w:rPr>
          <w:t>https://forms.gle/ceMX5BzoYCPXHr916</w:t>
        </w:r>
      </w:hyperlink>
      <w:r w:rsidR="001F630F">
        <w:t xml:space="preserve"> </w:t>
      </w:r>
      <w:r>
        <w:t xml:space="preserve">donde deberá incluir la siguiente </w:t>
      </w:r>
      <w:r>
        <w:rPr>
          <w:spacing w:val="-2"/>
        </w:rPr>
        <w:t>información:</w:t>
      </w:r>
    </w:p>
    <w:p w14:paraId="549A65B9" w14:textId="77777777" w:rsidR="00F641A0" w:rsidRDefault="00F641A0">
      <w:pPr>
        <w:pStyle w:val="Textoindependiente"/>
        <w:spacing w:before="104"/>
      </w:pPr>
    </w:p>
    <w:p w14:paraId="423D5162" w14:textId="77777777" w:rsidR="00F641A0" w:rsidRDefault="00000000">
      <w:pPr>
        <w:pStyle w:val="Prrafodelista"/>
        <w:numPr>
          <w:ilvl w:val="0"/>
          <w:numId w:val="5"/>
        </w:numPr>
        <w:tabs>
          <w:tab w:val="left" w:pos="2061"/>
        </w:tabs>
        <w:ind w:left="2061" w:hanging="359"/>
        <w:rPr>
          <w:sz w:val="24"/>
        </w:rPr>
      </w:pPr>
      <w:r>
        <w:rPr>
          <w:sz w:val="24"/>
        </w:rPr>
        <w:t>Nombre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danza</w:t>
      </w:r>
    </w:p>
    <w:p w14:paraId="4567FB03" w14:textId="77777777" w:rsidR="00F641A0" w:rsidRDefault="00000000">
      <w:pPr>
        <w:pStyle w:val="Prrafodelista"/>
        <w:numPr>
          <w:ilvl w:val="0"/>
          <w:numId w:val="5"/>
        </w:numPr>
        <w:tabs>
          <w:tab w:val="left" w:pos="2061"/>
        </w:tabs>
        <w:spacing w:before="124"/>
        <w:ind w:left="2061" w:hanging="359"/>
        <w:rPr>
          <w:sz w:val="24"/>
        </w:rPr>
      </w:pPr>
      <w:r>
        <w:rPr>
          <w:sz w:val="24"/>
        </w:rPr>
        <w:t>Reseña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danza</w:t>
      </w:r>
    </w:p>
    <w:p w14:paraId="411576D6" w14:textId="77777777" w:rsidR="00F641A0" w:rsidRDefault="00000000">
      <w:pPr>
        <w:pStyle w:val="Prrafodelista"/>
        <w:numPr>
          <w:ilvl w:val="0"/>
          <w:numId w:val="5"/>
        </w:numPr>
        <w:tabs>
          <w:tab w:val="left" w:pos="2061"/>
        </w:tabs>
        <w:spacing w:before="119"/>
        <w:ind w:left="2061" w:hanging="359"/>
        <w:rPr>
          <w:sz w:val="24"/>
        </w:rPr>
      </w:pPr>
      <w:r>
        <w:rPr>
          <w:spacing w:val="-4"/>
          <w:sz w:val="24"/>
        </w:rPr>
        <w:t>Lista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participantes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danza</w:t>
      </w:r>
    </w:p>
    <w:p w14:paraId="6F7CB3ED" w14:textId="77777777" w:rsidR="00F641A0" w:rsidRDefault="00000000">
      <w:pPr>
        <w:pStyle w:val="Prrafodelista"/>
        <w:numPr>
          <w:ilvl w:val="0"/>
          <w:numId w:val="5"/>
        </w:numPr>
        <w:tabs>
          <w:tab w:val="left" w:pos="2061"/>
        </w:tabs>
        <w:spacing w:before="119"/>
        <w:ind w:left="2061" w:hanging="359"/>
        <w:rPr>
          <w:sz w:val="24"/>
        </w:rPr>
      </w:pPr>
      <w:r>
        <w:rPr>
          <w:sz w:val="24"/>
        </w:rPr>
        <w:t>Nombre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representante</w:t>
      </w:r>
    </w:p>
    <w:p w14:paraId="1E0F702E" w14:textId="77777777" w:rsidR="00F641A0" w:rsidRDefault="00000000">
      <w:pPr>
        <w:pStyle w:val="Prrafodelista"/>
        <w:numPr>
          <w:ilvl w:val="0"/>
          <w:numId w:val="5"/>
        </w:numPr>
        <w:tabs>
          <w:tab w:val="left" w:pos="2061"/>
        </w:tabs>
        <w:spacing w:before="122"/>
        <w:ind w:left="2061" w:hanging="359"/>
        <w:rPr>
          <w:sz w:val="24"/>
        </w:rPr>
      </w:pPr>
      <w:r>
        <w:rPr>
          <w:sz w:val="24"/>
        </w:rPr>
        <w:t>Teléfono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contacto</w:t>
      </w:r>
    </w:p>
    <w:p w14:paraId="514F4989" w14:textId="77777777" w:rsidR="00F641A0" w:rsidRDefault="00000000">
      <w:pPr>
        <w:pStyle w:val="Prrafodelista"/>
        <w:numPr>
          <w:ilvl w:val="0"/>
          <w:numId w:val="5"/>
        </w:numPr>
        <w:tabs>
          <w:tab w:val="left" w:pos="2062"/>
        </w:tabs>
        <w:spacing w:before="119"/>
        <w:ind w:right="2296"/>
        <w:rPr>
          <w:sz w:val="24"/>
        </w:rPr>
      </w:pPr>
      <w:r>
        <w:rPr>
          <w:sz w:val="24"/>
        </w:rPr>
        <w:t>Centro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Investigación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la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representa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 de estudiantes</w:t>
      </w:r>
    </w:p>
    <w:p w14:paraId="69C4E8C7" w14:textId="77777777" w:rsidR="00F641A0" w:rsidRDefault="00000000">
      <w:pPr>
        <w:pStyle w:val="Prrafodelista"/>
        <w:numPr>
          <w:ilvl w:val="0"/>
          <w:numId w:val="5"/>
        </w:numPr>
        <w:tabs>
          <w:tab w:val="left" w:pos="2061"/>
        </w:tabs>
        <w:spacing w:before="121"/>
        <w:ind w:left="2061" w:hanging="359"/>
        <w:rPr>
          <w:sz w:val="24"/>
        </w:rPr>
      </w:pPr>
      <w:r>
        <w:rPr>
          <w:sz w:val="24"/>
        </w:rPr>
        <w:t>Correo</w:t>
      </w:r>
      <w:r>
        <w:rPr>
          <w:spacing w:val="-3"/>
          <w:sz w:val="24"/>
        </w:rPr>
        <w:t xml:space="preserve"> </w:t>
      </w:r>
      <w:r>
        <w:rPr>
          <w:sz w:val="24"/>
        </w:rPr>
        <w:t>electrónico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contacto</w:t>
      </w:r>
    </w:p>
    <w:p w14:paraId="42231C98" w14:textId="77777777" w:rsidR="00F641A0" w:rsidRDefault="00F641A0">
      <w:pPr>
        <w:pStyle w:val="Textoindependiente"/>
        <w:spacing w:before="240"/>
      </w:pPr>
    </w:p>
    <w:p w14:paraId="580CC830" w14:textId="0482F38A" w:rsidR="00F641A0" w:rsidRDefault="00000000">
      <w:pPr>
        <w:pStyle w:val="Textoindependiente"/>
        <w:ind w:left="274"/>
      </w:pPr>
      <w:r>
        <w:rPr>
          <w:b/>
        </w:rPr>
        <w:t>-</w:t>
      </w:r>
      <w:r>
        <w:rPr>
          <w:b/>
          <w:spacing w:val="-3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fecha</w:t>
      </w:r>
      <w:r>
        <w:rPr>
          <w:spacing w:val="-5"/>
        </w:rPr>
        <w:t xml:space="preserve"> </w:t>
      </w:r>
      <w:r>
        <w:t>límite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inscripción será</w:t>
      </w:r>
      <w:r>
        <w:rPr>
          <w:spacing w:val="-1"/>
        </w:rPr>
        <w:t xml:space="preserve"> </w:t>
      </w:r>
      <w:r>
        <w:t>el</w:t>
      </w:r>
      <w:r>
        <w:rPr>
          <w:spacing w:val="-6"/>
        </w:rPr>
        <w:t xml:space="preserve"> </w:t>
      </w:r>
      <w:r w:rsidR="00DA1F24">
        <w:rPr>
          <w:spacing w:val="-6"/>
        </w:rPr>
        <w:t>0</w:t>
      </w:r>
      <w:r w:rsidR="00DA1F24">
        <w:t>9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octubre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202</w:t>
      </w:r>
      <w:r w:rsidR="00DA1F24">
        <w:rPr>
          <w:spacing w:val="-2"/>
        </w:rPr>
        <w:t>6</w:t>
      </w:r>
      <w:r>
        <w:rPr>
          <w:spacing w:val="-2"/>
        </w:rPr>
        <w:t>.</w:t>
      </w:r>
    </w:p>
    <w:p w14:paraId="7D68B286" w14:textId="77777777" w:rsidR="00F641A0" w:rsidRDefault="00F641A0">
      <w:pPr>
        <w:pStyle w:val="Textoindependiente"/>
        <w:spacing w:before="120"/>
      </w:pPr>
    </w:p>
    <w:p w14:paraId="3495BDC2" w14:textId="77777777" w:rsidR="00F641A0" w:rsidRDefault="00000000">
      <w:pPr>
        <w:pStyle w:val="Ttulo1"/>
        <w:numPr>
          <w:ilvl w:val="0"/>
          <w:numId w:val="6"/>
        </w:numPr>
        <w:tabs>
          <w:tab w:val="left" w:pos="568"/>
        </w:tabs>
        <w:ind w:left="568" w:right="6652" w:hanging="568"/>
      </w:pPr>
      <w:r>
        <w:t>DETALLES</w:t>
      </w:r>
      <w:r>
        <w:rPr>
          <w:spacing w:val="-5"/>
        </w:rPr>
        <w:t xml:space="preserve"> </w:t>
      </w:r>
      <w:r>
        <w:rPr>
          <w:spacing w:val="-2"/>
        </w:rPr>
        <w:t>TÉCNICOS</w:t>
      </w:r>
    </w:p>
    <w:p w14:paraId="6F9D97B6" w14:textId="77777777" w:rsidR="00F641A0" w:rsidRDefault="00000000">
      <w:pPr>
        <w:pStyle w:val="Prrafodelista"/>
        <w:numPr>
          <w:ilvl w:val="1"/>
          <w:numId w:val="6"/>
        </w:numPr>
        <w:tabs>
          <w:tab w:val="left" w:pos="969"/>
        </w:tabs>
        <w:spacing w:before="120"/>
        <w:ind w:left="969" w:hanging="554"/>
        <w:jc w:val="left"/>
        <w:rPr>
          <w:sz w:val="24"/>
        </w:rPr>
      </w:pPr>
      <w:r>
        <w:rPr>
          <w:sz w:val="24"/>
        </w:rPr>
        <w:t>Cantidad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parejas:</w:t>
      </w:r>
      <w:r>
        <w:rPr>
          <w:spacing w:val="-13"/>
          <w:sz w:val="24"/>
        </w:rPr>
        <w:t xml:space="preserve"> </w:t>
      </w:r>
      <w:r>
        <w:rPr>
          <w:sz w:val="24"/>
        </w:rPr>
        <w:t>no</w:t>
      </w:r>
      <w:r>
        <w:rPr>
          <w:spacing w:val="-14"/>
          <w:sz w:val="24"/>
        </w:rPr>
        <w:t xml:space="preserve"> </w:t>
      </w:r>
      <w:r>
        <w:rPr>
          <w:sz w:val="24"/>
        </w:rPr>
        <w:t>más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8</w:t>
      </w:r>
      <w:r>
        <w:rPr>
          <w:spacing w:val="-12"/>
          <w:sz w:val="24"/>
        </w:rPr>
        <w:t xml:space="preserve"> </w:t>
      </w:r>
      <w:r>
        <w:rPr>
          <w:sz w:val="24"/>
        </w:rPr>
        <w:t>personas</w:t>
      </w:r>
      <w:r>
        <w:rPr>
          <w:spacing w:val="-12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4</w:t>
      </w:r>
      <w:r>
        <w:rPr>
          <w:spacing w:val="-12"/>
          <w:sz w:val="24"/>
        </w:rPr>
        <w:t xml:space="preserve"> </w:t>
      </w:r>
      <w:r>
        <w:rPr>
          <w:sz w:val="24"/>
        </w:rPr>
        <w:t>parejas</w:t>
      </w:r>
      <w:r>
        <w:rPr>
          <w:spacing w:val="-10"/>
          <w:sz w:val="24"/>
        </w:rPr>
        <w:t xml:space="preserve"> </w:t>
      </w:r>
      <w:r>
        <w:rPr>
          <w:sz w:val="24"/>
        </w:rPr>
        <w:t>para</w:t>
      </w:r>
      <w:r>
        <w:rPr>
          <w:spacing w:val="-9"/>
          <w:sz w:val="24"/>
        </w:rPr>
        <w:t xml:space="preserve"> </w:t>
      </w:r>
      <w:r>
        <w:rPr>
          <w:sz w:val="24"/>
        </w:rPr>
        <w:t>la</w:t>
      </w:r>
      <w:r>
        <w:rPr>
          <w:spacing w:val="-12"/>
          <w:sz w:val="24"/>
        </w:rPr>
        <w:t xml:space="preserve"> </w:t>
      </w:r>
      <w:r>
        <w:rPr>
          <w:sz w:val="24"/>
        </w:rPr>
        <w:t>ejecución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la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danza.</w:t>
      </w:r>
    </w:p>
    <w:p w14:paraId="0BD211F6" w14:textId="77777777" w:rsidR="00F641A0" w:rsidRDefault="00000000">
      <w:pPr>
        <w:pStyle w:val="Prrafodelista"/>
        <w:numPr>
          <w:ilvl w:val="1"/>
          <w:numId w:val="6"/>
        </w:numPr>
        <w:tabs>
          <w:tab w:val="left" w:pos="970"/>
        </w:tabs>
        <w:spacing w:before="292"/>
        <w:ind w:right="253"/>
        <w:jc w:val="both"/>
        <w:rPr>
          <w:sz w:val="24"/>
        </w:rPr>
      </w:pPr>
      <w:r>
        <w:rPr>
          <w:sz w:val="24"/>
        </w:rPr>
        <w:t>Las danzas deberán de ser de origen peruano. Las danzas tienen que inscribirse antes de su presentación con el único objetivo de contribuir a rescatar y preservar las manifestaciones originarias y genuinas de la nación.</w:t>
      </w:r>
    </w:p>
    <w:p w14:paraId="1507D320" w14:textId="77777777" w:rsidR="00F641A0" w:rsidRDefault="00000000">
      <w:pPr>
        <w:pStyle w:val="Prrafodelista"/>
        <w:numPr>
          <w:ilvl w:val="1"/>
          <w:numId w:val="6"/>
        </w:numPr>
        <w:tabs>
          <w:tab w:val="left" w:pos="970"/>
        </w:tabs>
        <w:spacing w:before="293"/>
        <w:ind w:right="264" w:hanging="567"/>
        <w:jc w:val="both"/>
        <w:rPr>
          <w:sz w:val="24"/>
        </w:rPr>
      </w:pPr>
      <w:r>
        <w:rPr>
          <w:sz w:val="24"/>
        </w:rPr>
        <w:t>No se aceptarán danzas inventadas, ni estilizadas y menos alegorías o escenificaciones que desnaturalizan la autenticidad.</w:t>
      </w:r>
    </w:p>
    <w:p w14:paraId="683B3469" w14:textId="77777777" w:rsidR="00F641A0" w:rsidRDefault="00F641A0">
      <w:pPr>
        <w:pStyle w:val="Textoindependiente"/>
        <w:spacing w:before="2"/>
      </w:pPr>
    </w:p>
    <w:p w14:paraId="42568C6B" w14:textId="77777777" w:rsidR="00F641A0" w:rsidRDefault="00000000">
      <w:pPr>
        <w:pStyle w:val="Prrafodelista"/>
        <w:numPr>
          <w:ilvl w:val="1"/>
          <w:numId w:val="6"/>
        </w:numPr>
        <w:tabs>
          <w:tab w:val="left" w:pos="969"/>
        </w:tabs>
        <w:ind w:left="969" w:hanging="566"/>
        <w:jc w:val="left"/>
        <w:rPr>
          <w:sz w:val="24"/>
        </w:rPr>
      </w:pP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trastocar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trajes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danzas</w:t>
      </w:r>
      <w:r>
        <w:rPr>
          <w:spacing w:val="-2"/>
          <w:sz w:val="24"/>
        </w:rPr>
        <w:t xml:space="preserve"> originales.</w:t>
      </w:r>
    </w:p>
    <w:p w14:paraId="0D55AA68" w14:textId="77777777" w:rsidR="00F641A0" w:rsidRDefault="00F641A0">
      <w:pPr>
        <w:pStyle w:val="Textoindependiente"/>
      </w:pPr>
    </w:p>
    <w:p w14:paraId="2A7720D7" w14:textId="77777777" w:rsidR="00F641A0" w:rsidRDefault="00000000">
      <w:pPr>
        <w:pStyle w:val="Prrafodelista"/>
        <w:numPr>
          <w:ilvl w:val="1"/>
          <w:numId w:val="6"/>
        </w:numPr>
        <w:tabs>
          <w:tab w:val="left" w:pos="970"/>
        </w:tabs>
        <w:ind w:right="270" w:hanging="567"/>
        <w:jc w:val="both"/>
        <w:rPr>
          <w:sz w:val="24"/>
        </w:rPr>
      </w:pPr>
      <w:r>
        <w:rPr>
          <w:sz w:val="24"/>
        </w:rPr>
        <w:t xml:space="preserve">Las danzas deben ser diferenciadas, no utilizar animales disecados en los trajes de </w:t>
      </w:r>
      <w:r>
        <w:rPr>
          <w:spacing w:val="-2"/>
          <w:sz w:val="24"/>
        </w:rPr>
        <w:t>danza.</w:t>
      </w:r>
    </w:p>
    <w:p w14:paraId="37338F67" w14:textId="77777777" w:rsidR="00F641A0" w:rsidRDefault="00000000">
      <w:pPr>
        <w:pStyle w:val="Prrafodelista"/>
        <w:numPr>
          <w:ilvl w:val="1"/>
          <w:numId w:val="6"/>
        </w:numPr>
        <w:tabs>
          <w:tab w:val="left" w:pos="1025"/>
        </w:tabs>
        <w:spacing w:before="292"/>
        <w:ind w:left="1025" w:hanging="622"/>
        <w:jc w:val="left"/>
        <w:rPr>
          <w:sz w:val="24"/>
        </w:rPr>
      </w:pPr>
      <w:r>
        <w:rPr>
          <w:sz w:val="24"/>
        </w:rPr>
        <w:t>Solo</w:t>
      </w:r>
      <w:r>
        <w:rPr>
          <w:spacing w:val="-7"/>
          <w:sz w:val="24"/>
        </w:rPr>
        <w:t xml:space="preserve"> </w:t>
      </w:r>
      <w:r>
        <w:rPr>
          <w:sz w:val="24"/>
        </w:rPr>
        <w:t>las</w:t>
      </w:r>
      <w:r>
        <w:rPr>
          <w:spacing w:val="-7"/>
          <w:sz w:val="24"/>
        </w:rPr>
        <w:t xml:space="preserve"> </w:t>
      </w:r>
      <w:r>
        <w:rPr>
          <w:sz w:val="24"/>
        </w:rPr>
        <w:t>danzas</w:t>
      </w:r>
      <w:r>
        <w:rPr>
          <w:spacing w:val="-6"/>
          <w:sz w:val="24"/>
        </w:rPr>
        <w:t xml:space="preserve"> </w:t>
      </w:r>
      <w:r>
        <w:rPr>
          <w:sz w:val="24"/>
        </w:rPr>
        <w:t>con</w:t>
      </w:r>
      <w:r>
        <w:rPr>
          <w:spacing w:val="-7"/>
          <w:sz w:val="24"/>
        </w:rPr>
        <w:t xml:space="preserve"> </w:t>
      </w:r>
      <w:r>
        <w:rPr>
          <w:sz w:val="24"/>
        </w:rPr>
        <w:t>trajes</w:t>
      </w:r>
      <w:r>
        <w:rPr>
          <w:spacing w:val="-5"/>
          <w:sz w:val="24"/>
        </w:rPr>
        <w:t xml:space="preserve"> </w:t>
      </w:r>
      <w:r>
        <w:rPr>
          <w:sz w:val="24"/>
        </w:rPr>
        <w:t>típicos</w:t>
      </w:r>
      <w:r>
        <w:rPr>
          <w:spacing w:val="-6"/>
          <w:sz w:val="24"/>
        </w:rPr>
        <w:t xml:space="preserve"> </w:t>
      </w:r>
      <w:r>
        <w:rPr>
          <w:sz w:val="24"/>
        </w:rPr>
        <w:t>ingresarán</w:t>
      </w:r>
      <w:r>
        <w:rPr>
          <w:spacing w:val="-7"/>
          <w:sz w:val="24"/>
        </w:rPr>
        <w:t xml:space="preserve"> </w:t>
      </w:r>
      <w:r>
        <w:rPr>
          <w:sz w:val="24"/>
        </w:rPr>
        <w:t>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concurso.</w:t>
      </w:r>
    </w:p>
    <w:p w14:paraId="50113E34" w14:textId="77777777" w:rsidR="00F641A0" w:rsidRDefault="00F641A0">
      <w:pPr>
        <w:pStyle w:val="Textoindependiente"/>
      </w:pPr>
    </w:p>
    <w:p w14:paraId="408C3E49" w14:textId="77777777" w:rsidR="00F641A0" w:rsidRDefault="00000000">
      <w:pPr>
        <w:pStyle w:val="Prrafodelista"/>
        <w:numPr>
          <w:ilvl w:val="1"/>
          <w:numId w:val="6"/>
        </w:numPr>
        <w:tabs>
          <w:tab w:val="left" w:pos="970"/>
        </w:tabs>
        <w:ind w:right="253" w:hanging="567"/>
        <w:jc w:val="both"/>
        <w:rPr>
          <w:sz w:val="24"/>
        </w:rPr>
      </w:pPr>
      <w:r>
        <w:rPr>
          <w:sz w:val="24"/>
        </w:rPr>
        <w:t>Se</w:t>
      </w:r>
      <w:r>
        <w:rPr>
          <w:spacing w:val="-9"/>
          <w:sz w:val="24"/>
        </w:rPr>
        <w:t xml:space="preserve"> </w:t>
      </w:r>
      <w:r>
        <w:rPr>
          <w:sz w:val="24"/>
        </w:rPr>
        <w:t>evitará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z w:val="24"/>
        </w:rPr>
        <w:t>representación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9"/>
          <w:sz w:val="24"/>
        </w:rPr>
        <w:t xml:space="preserve"> </w:t>
      </w:r>
      <w:r>
        <w:rPr>
          <w:sz w:val="24"/>
        </w:rPr>
        <w:t>personaje</w:t>
      </w:r>
      <w:r>
        <w:rPr>
          <w:spacing w:val="-11"/>
          <w:sz w:val="24"/>
        </w:rPr>
        <w:t xml:space="preserve"> </w:t>
      </w:r>
      <w:r>
        <w:rPr>
          <w:sz w:val="24"/>
        </w:rPr>
        <w:t>del</w:t>
      </w:r>
      <w:r>
        <w:rPr>
          <w:spacing w:val="-9"/>
          <w:sz w:val="24"/>
        </w:rPr>
        <w:t xml:space="preserve"> </w:t>
      </w:r>
      <w:r>
        <w:rPr>
          <w:sz w:val="24"/>
        </w:rPr>
        <w:t>Inca,</w:t>
      </w:r>
      <w:r>
        <w:rPr>
          <w:spacing w:val="-9"/>
          <w:sz w:val="24"/>
        </w:rPr>
        <w:t xml:space="preserve"> </w:t>
      </w:r>
      <w:r>
        <w:rPr>
          <w:sz w:val="24"/>
        </w:rPr>
        <w:t>con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z w:val="24"/>
        </w:rPr>
        <w:t>fin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respetar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14"/>
          <w:sz w:val="24"/>
        </w:rPr>
        <w:t xml:space="preserve"> </w:t>
      </w:r>
      <w:r>
        <w:rPr>
          <w:sz w:val="24"/>
        </w:rPr>
        <w:t>figura</w:t>
      </w:r>
      <w:r>
        <w:rPr>
          <w:spacing w:val="-13"/>
          <w:sz w:val="24"/>
        </w:rPr>
        <w:t xml:space="preserve"> </w:t>
      </w:r>
      <w:r>
        <w:rPr>
          <w:sz w:val="24"/>
        </w:rPr>
        <w:t>de quien</w:t>
      </w:r>
      <w:r>
        <w:rPr>
          <w:spacing w:val="80"/>
          <w:sz w:val="24"/>
        </w:rPr>
        <w:t xml:space="preserve">  </w:t>
      </w:r>
      <w:r>
        <w:rPr>
          <w:sz w:val="24"/>
        </w:rPr>
        <w:t>fuera</w:t>
      </w:r>
      <w:r>
        <w:rPr>
          <w:spacing w:val="80"/>
          <w:sz w:val="24"/>
        </w:rPr>
        <w:t xml:space="preserve">  </w:t>
      </w:r>
      <w:r>
        <w:rPr>
          <w:sz w:val="24"/>
        </w:rPr>
        <w:t>el</w:t>
      </w:r>
      <w:r>
        <w:rPr>
          <w:spacing w:val="80"/>
          <w:sz w:val="24"/>
        </w:rPr>
        <w:t xml:space="preserve">  </w:t>
      </w:r>
      <w:r>
        <w:rPr>
          <w:sz w:val="24"/>
        </w:rPr>
        <w:t>máximo</w:t>
      </w:r>
      <w:r>
        <w:rPr>
          <w:spacing w:val="80"/>
          <w:sz w:val="24"/>
        </w:rPr>
        <w:t xml:space="preserve">  </w:t>
      </w:r>
      <w:r>
        <w:rPr>
          <w:sz w:val="24"/>
        </w:rPr>
        <w:t>soberano</w:t>
      </w:r>
      <w:r>
        <w:rPr>
          <w:spacing w:val="80"/>
          <w:sz w:val="24"/>
        </w:rPr>
        <w:t xml:space="preserve">  </w:t>
      </w:r>
      <w:r>
        <w:rPr>
          <w:sz w:val="24"/>
        </w:rPr>
        <w:t>del</w:t>
      </w:r>
      <w:r>
        <w:rPr>
          <w:spacing w:val="80"/>
          <w:sz w:val="24"/>
        </w:rPr>
        <w:t xml:space="preserve">  </w:t>
      </w:r>
      <w:r>
        <w:rPr>
          <w:sz w:val="24"/>
        </w:rPr>
        <w:t>imperio</w:t>
      </w:r>
      <w:r>
        <w:rPr>
          <w:spacing w:val="80"/>
          <w:sz w:val="24"/>
        </w:rPr>
        <w:t xml:space="preserve">  </w:t>
      </w:r>
      <w:r>
        <w:rPr>
          <w:sz w:val="24"/>
        </w:rPr>
        <w:t>del</w:t>
      </w:r>
      <w:r>
        <w:rPr>
          <w:spacing w:val="80"/>
          <w:sz w:val="24"/>
        </w:rPr>
        <w:t xml:space="preserve">  </w:t>
      </w:r>
      <w:r>
        <w:rPr>
          <w:sz w:val="24"/>
        </w:rPr>
        <w:t>Tahuantinsuyo.</w:t>
      </w:r>
    </w:p>
    <w:p w14:paraId="5F3E57DA" w14:textId="77777777" w:rsidR="00F641A0" w:rsidRDefault="00000000">
      <w:pPr>
        <w:pStyle w:val="Prrafodelista"/>
        <w:numPr>
          <w:ilvl w:val="1"/>
          <w:numId w:val="6"/>
        </w:numPr>
        <w:tabs>
          <w:tab w:val="left" w:pos="969"/>
        </w:tabs>
        <w:spacing w:before="292"/>
        <w:ind w:left="969" w:hanging="566"/>
        <w:jc w:val="left"/>
        <w:rPr>
          <w:sz w:val="24"/>
        </w:rPr>
      </w:pPr>
      <w:r>
        <w:rPr>
          <w:sz w:val="24"/>
        </w:rPr>
        <w:t>Cada</w:t>
      </w:r>
      <w:r>
        <w:rPr>
          <w:spacing w:val="-11"/>
          <w:sz w:val="24"/>
        </w:rPr>
        <w:t xml:space="preserve"> </w:t>
      </w:r>
      <w:r>
        <w:rPr>
          <w:sz w:val="24"/>
        </w:rPr>
        <w:t>delegación</w:t>
      </w:r>
      <w:r>
        <w:rPr>
          <w:spacing w:val="-7"/>
          <w:sz w:val="24"/>
        </w:rPr>
        <w:t xml:space="preserve"> </w:t>
      </w:r>
      <w:r>
        <w:rPr>
          <w:sz w:val="24"/>
        </w:rPr>
        <w:t>dispone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siete</w:t>
      </w:r>
      <w:r>
        <w:rPr>
          <w:spacing w:val="-6"/>
          <w:sz w:val="24"/>
        </w:rPr>
        <w:t xml:space="preserve"> </w:t>
      </w:r>
      <w:r>
        <w:rPr>
          <w:sz w:val="24"/>
        </w:rPr>
        <w:t>(07)</w:t>
      </w:r>
      <w:r>
        <w:rPr>
          <w:spacing w:val="-10"/>
          <w:sz w:val="24"/>
        </w:rPr>
        <w:t xml:space="preserve"> </w:t>
      </w:r>
      <w:r>
        <w:rPr>
          <w:sz w:val="24"/>
        </w:rPr>
        <w:t>minutos</w:t>
      </w:r>
      <w:r>
        <w:rPr>
          <w:spacing w:val="-3"/>
          <w:sz w:val="24"/>
        </w:rPr>
        <w:t xml:space="preserve"> </w:t>
      </w: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máximo</w:t>
      </w:r>
      <w:r>
        <w:rPr>
          <w:spacing w:val="-11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su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presentación,</w:t>
      </w:r>
    </w:p>
    <w:p w14:paraId="75BD1E28" w14:textId="77777777" w:rsidR="00F641A0" w:rsidRDefault="00F641A0">
      <w:pPr>
        <w:pStyle w:val="Prrafodelista"/>
        <w:rPr>
          <w:sz w:val="24"/>
        </w:rPr>
        <w:sectPr w:rsidR="00F641A0">
          <w:pgSz w:w="12240" w:h="15840"/>
          <w:pgMar w:top="1760" w:right="1440" w:bottom="280" w:left="1440" w:header="347" w:footer="0" w:gutter="0"/>
          <w:cols w:space="720"/>
        </w:sectPr>
      </w:pPr>
    </w:p>
    <w:p w14:paraId="733AEE2C" w14:textId="77777777" w:rsidR="00F641A0" w:rsidRDefault="00000000">
      <w:pPr>
        <w:pStyle w:val="Textoindependiente"/>
        <w:spacing w:before="11"/>
        <w:ind w:left="970"/>
      </w:pPr>
      <w:r>
        <w:lastRenderedPageBreak/>
        <w:t>tiempo</w:t>
      </w:r>
      <w:r>
        <w:rPr>
          <w:spacing w:val="26"/>
        </w:rPr>
        <w:t xml:space="preserve">  </w:t>
      </w:r>
      <w:r>
        <w:t>que</w:t>
      </w:r>
      <w:r>
        <w:rPr>
          <w:spacing w:val="28"/>
        </w:rPr>
        <w:t xml:space="preserve">  </w:t>
      </w:r>
      <w:r>
        <w:t>será</w:t>
      </w:r>
      <w:r>
        <w:rPr>
          <w:spacing w:val="26"/>
        </w:rPr>
        <w:t xml:space="preserve">  </w:t>
      </w:r>
      <w:r>
        <w:t>registrado</w:t>
      </w:r>
      <w:r>
        <w:rPr>
          <w:spacing w:val="27"/>
        </w:rPr>
        <w:t xml:space="preserve">  </w:t>
      </w:r>
      <w:r>
        <w:t>por</w:t>
      </w:r>
      <w:r>
        <w:rPr>
          <w:spacing w:val="29"/>
        </w:rPr>
        <w:t xml:space="preserve">  </w:t>
      </w:r>
      <w:r>
        <w:t>el</w:t>
      </w:r>
      <w:r>
        <w:rPr>
          <w:spacing w:val="26"/>
        </w:rPr>
        <w:t xml:space="preserve">  </w:t>
      </w:r>
      <w:r>
        <w:t>jurado</w:t>
      </w:r>
      <w:r>
        <w:rPr>
          <w:spacing w:val="27"/>
        </w:rPr>
        <w:t xml:space="preserve">  </w:t>
      </w:r>
      <w:r>
        <w:t>para</w:t>
      </w:r>
      <w:r>
        <w:rPr>
          <w:spacing w:val="29"/>
        </w:rPr>
        <w:t xml:space="preserve">  </w:t>
      </w:r>
      <w:r>
        <w:t>la</w:t>
      </w:r>
      <w:r>
        <w:rPr>
          <w:spacing w:val="28"/>
        </w:rPr>
        <w:t xml:space="preserve">  </w:t>
      </w:r>
      <w:r>
        <w:t>calificación</w:t>
      </w:r>
      <w:r>
        <w:rPr>
          <w:spacing w:val="30"/>
        </w:rPr>
        <w:t xml:space="preserve">  </w:t>
      </w:r>
      <w:r>
        <w:rPr>
          <w:spacing w:val="-2"/>
        </w:rPr>
        <w:t>respectiva.</w:t>
      </w:r>
    </w:p>
    <w:p w14:paraId="36D001C0" w14:textId="77777777" w:rsidR="00F641A0" w:rsidRDefault="00F641A0">
      <w:pPr>
        <w:pStyle w:val="Textoindependiente"/>
      </w:pPr>
    </w:p>
    <w:p w14:paraId="64DFEEA7" w14:textId="77777777" w:rsidR="00F641A0" w:rsidRDefault="00000000">
      <w:pPr>
        <w:pStyle w:val="Prrafodelista"/>
        <w:numPr>
          <w:ilvl w:val="1"/>
          <w:numId w:val="6"/>
        </w:numPr>
        <w:tabs>
          <w:tab w:val="left" w:pos="970"/>
        </w:tabs>
        <w:ind w:right="272" w:hanging="708"/>
        <w:jc w:val="both"/>
        <w:rPr>
          <w:sz w:val="24"/>
        </w:rPr>
      </w:pPr>
      <w:r>
        <w:rPr>
          <w:sz w:val="24"/>
        </w:rPr>
        <w:t xml:space="preserve">El sorteo para el orden de las danzas se realizará días antes de la realización del </w:t>
      </w:r>
      <w:r>
        <w:rPr>
          <w:spacing w:val="-2"/>
          <w:sz w:val="24"/>
        </w:rPr>
        <w:t>evento.</w:t>
      </w:r>
    </w:p>
    <w:p w14:paraId="7DD35694" w14:textId="77777777" w:rsidR="00F641A0" w:rsidRDefault="00000000">
      <w:pPr>
        <w:pStyle w:val="Prrafodelista"/>
        <w:numPr>
          <w:ilvl w:val="1"/>
          <w:numId w:val="6"/>
        </w:numPr>
        <w:tabs>
          <w:tab w:val="left" w:pos="965"/>
          <w:tab w:val="left" w:pos="970"/>
        </w:tabs>
        <w:spacing w:before="292"/>
        <w:ind w:right="260" w:hanging="708"/>
        <w:jc w:val="both"/>
        <w:rPr>
          <w:sz w:val="24"/>
        </w:rPr>
      </w:pPr>
      <w:r>
        <w:rPr>
          <w:sz w:val="24"/>
        </w:rPr>
        <w:t>Sobre el marco musical que acompañará a los danzantes, se admitirán audios en formato mp3, el cual deberá de cumplir con la originalidad de las melodías como: tiempo, instrumentos acordes a la danza y entre otros criterios tomados en cuenta por cada jurado calificador.</w:t>
      </w:r>
    </w:p>
    <w:p w14:paraId="2FAD6AC5" w14:textId="77777777" w:rsidR="00F641A0" w:rsidRDefault="00F641A0">
      <w:pPr>
        <w:pStyle w:val="Textoindependiente"/>
      </w:pPr>
    </w:p>
    <w:p w14:paraId="2AE5DCE9" w14:textId="77777777" w:rsidR="00F641A0" w:rsidRDefault="00000000">
      <w:pPr>
        <w:pStyle w:val="Prrafodelista"/>
        <w:numPr>
          <w:ilvl w:val="1"/>
          <w:numId w:val="6"/>
        </w:numPr>
        <w:tabs>
          <w:tab w:val="left" w:pos="965"/>
          <w:tab w:val="left" w:pos="970"/>
        </w:tabs>
        <w:ind w:right="263" w:hanging="708"/>
        <w:jc w:val="both"/>
        <w:rPr>
          <w:sz w:val="24"/>
        </w:rPr>
      </w:pPr>
      <w:r>
        <w:rPr>
          <w:sz w:val="24"/>
        </w:rPr>
        <w:t>No está permitido el uso de cohetillos, bombardas durante el desarrollo del concurso, debido a riesgos de quemaduras y evitar la contaminación del medio ambiente, sin embargo, pueden llevar banderolas y otros que sirvan para alentar a cada delegación.</w:t>
      </w:r>
    </w:p>
    <w:p w14:paraId="4F58AC36" w14:textId="77777777" w:rsidR="00F641A0" w:rsidRDefault="00F641A0">
      <w:pPr>
        <w:pStyle w:val="Textoindependiente"/>
        <w:spacing w:before="153"/>
      </w:pPr>
    </w:p>
    <w:p w14:paraId="17D37E18" w14:textId="77777777" w:rsidR="00F641A0" w:rsidRDefault="00000000">
      <w:pPr>
        <w:pStyle w:val="Ttulo1"/>
        <w:numPr>
          <w:ilvl w:val="0"/>
          <w:numId w:val="6"/>
        </w:numPr>
        <w:tabs>
          <w:tab w:val="left" w:pos="969"/>
        </w:tabs>
        <w:ind w:left="969" w:hanging="707"/>
        <w:jc w:val="left"/>
      </w:pPr>
      <w:r>
        <w:t>DE LA</w:t>
      </w:r>
      <w:r>
        <w:rPr>
          <w:spacing w:val="2"/>
        </w:rPr>
        <w:t xml:space="preserve"> </w:t>
      </w:r>
      <w:r>
        <w:rPr>
          <w:spacing w:val="-2"/>
        </w:rPr>
        <w:t>CALIFICACIONES</w:t>
      </w:r>
    </w:p>
    <w:p w14:paraId="27991678" w14:textId="77777777" w:rsidR="00F641A0" w:rsidRDefault="00000000">
      <w:pPr>
        <w:pStyle w:val="Textoindependiente"/>
        <w:spacing w:before="120" w:line="242" w:lineRule="auto"/>
        <w:ind w:left="120" w:hanging="10"/>
      </w:pPr>
      <w:r>
        <w:t>El</w:t>
      </w:r>
      <w:r>
        <w:rPr>
          <w:spacing w:val="-2"/>
        </w:rPr>
        <w:t xml:space="preserve"> </w:t>
      </w:r>
      <w:r>
        <w:t>jurado</w:t>
      </w:r>
      <w:r>
        <w:rPr>
          <w:spacing w:val="-4"/>
        </w:rPr>
        <w:t xml:space="preserve"> </w:t>
      </w:r>
      <w:r>
        <w:t>estará</w:t>
      </w:r>
      <w:r>
        <w:rPr>
          <w:spacing w:val="-4"/>
        </w:rPr>
        <w:t xml:space="preserve"> </w:t>
      </w:r>
      <w:r>
        <w:t>integrado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profesional invitado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profesor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facultad</w:t>
      </w:r>
      <w:r>
        <w:rPr>
          <w:spacing w:val="-4"/>
        </w:rPr>
        <w:t xml:space="preserve"> </w:t>
      </w:r>
      <w:r>
        <w:t>de ciencias Biológicas, quienes estarán ubicados en lugares estratégicos y basarán su calificación en los siguientes criterios:</w:t>
      </w:r>
    </w:p>
    <w:p w14:paraId="36FFB277" w14:textId="77777777" w:rsidR="00F641A0" w:rsidRDefault="00F641A0">
      <w:pPr>
        <w:pStyle w:val="Textoindependiente"/>
        <w:rPr>
          <w:sz w:val="20"/>
        </w:rPr>
      </w:pPr>
    </w:p>
    <w:p w14:paraId="0A6E53E7" w14:textId="77777777" w:rsidR="00F641A0" w:rsidRDefault="00F641A0">
      <w:pPr>
        <w:pStyle w:val="Textoindependiente"/>
        <w:spacing w:before="64"/>
        <w:rPr>
          <w:sz w:val="20"/>
        </w:rPr>
      </w:pPr>
    </w:p>
    <w:tbl>
      <w:tblPr>
        <w:tblStyle w:val="TableNormal"/>
        <w:tblW w:w="0" w:type="auto"/>
        <w:tblInd w:w="1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5"/>
        <w:gridCol w:w="592"/>
      </w:tblGrid>
      <w:tr w:rsidR="00F641A0" w14:paraId="1E2F6AF7" w14:textId="77777777">
        <w:trPr>
          <w:trHeight w:val="292"/>
        </w:trPr>
        <w:tc>
          <w:tcPr>
            <w:tcW w:w="3675" w:type="dxa"/>
          </w:tcPr>
          <w:p w14:paraId="45958222" w14:textId="77777777" w:rsidR="00F641A0" w:rsidRDefault="00000000">
            <w:pPr>
              <w:pStyle w:val="TableParagraph"/>
              <w:spacing w:line="273" w:lineRule="exact"/>
              <w:ind w:left="1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Puntualidad</w:t>
            </w:r>
          </w:p>
        </w:tc>
        <w:tc>
          <w:tcPr>
            <w:tcW w:w="592" w:type="dxa"/>
          </w:tcPr>
          <w:p w14:paraId="13AE3B8E" w14:textId="77777777" w:rsidR="00F641A0" w:rsidRDefault="00000000">
            <w:pPr>
              <w:pStyle w:val="TableParagraph"/>
              <w:spacing w:line="273" w:lineRule="exact"/>
              <w:ind w:right="12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 w:rsidR="00F641A0" w14:paraId="4ABA9058" w14:textId="77777777">
        <w:trPr>
          <w:trHeight w:val="292"/>
        </w:trPr>
        <w:tc>
          <w:tcPr>
            <w:tcW w:w="3675" w:type="dxa"/>
          </w:tcPr>
          <w:p w14:paraId="1C2737EF" w14:textId="77777777" w:rsidR="00F641A0" w:rsidRDefault="00000000">
            <w:pPr>
              <w:pStyle w:val="TableParagraph"/>
              <w:ind w:left="115"/>
              <w:jc w:val="left"/>
              <w:rPr>
                <w:sz w:val="24"/>
              </w:rPr>
            </w:pPr>
            <w:r>
              <w:rPr>
                <w:sz w:val="24"/>
              </w:rPr>
              <w:t>Tiempo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presentación</w:t>
            </w:r>
          </w:p>
        </w:tc>
        <w:tc>
          <w:tcPr>
            <w:tcW w:w="592" w:type="dxa"/>
          </w:tcPr>
          <w:p w14:paraId="27999A20" w14:textId="77777777" w:rsidR="00F641A0" w:rsidRDefault="00000000">
            <w:pPr>
              <w:pStyle w:val="TableParagraph"/>
              <w:ind w:right="12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  <w:tr w:rsidR="00F641A0" w14:paraId="43EA65D0" w14:textId="77777777">
        <w:trPr>
          <w:trHeight w:val="292"/>
        </w:trPr>
        <w:tc>
          <w:tcPr>
            <w:tcW w:w="3675" w:type="dxa"/>
          </w:tcPr>
          <w:p w14:paraId="72406E2F" w14:textId="77777777" w:rsidR="00F641A0" w:rsidRDefault="00000000">
            <w:pPr>
              <w:pStyle w:val="TableParagraph"/>
              <w:ind w:left="115"/>
              <w:jc w:val="left"/>
              <w:rPr>
                <w:sz w:val="24"/>
              </w:rPr>
            </w:pPr>
            <w:r>
              <w:rPr>
                <w:sz w:val="24"/>
              </w:rPr>
              <w:t>Originalidad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danza</w:t>
            </w:r>
          </w:p>
        </w:tc>
        <w:tc>
          <w:tcPr>
            <w:tcW w:w="592" w:type="dxa"/>
          </w:tcPr>
          <w:p w14:paraId="2CD008B2" w14:textId="77777777" w:rsidR="00F641A0" w:rsidRDefault="00000000">
            <w:pPr>
              <w:pStyle w:val="TableParagraph"/>
              <w:ind w:right="12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F641A0" w14:paraId="71D4D499" w14:textId="77777777">
        <w:trPr>
          <w:trHeight w:val="292"/>
        </w:trPr>
        <w:tc>
          <w:tcPr>
            <w:tcW w:w="3675" w:type="dxa"/>
          </w:tcPr>
          <w:p w14:paraId="1250AB8A" w14:textId="77777777" w:rsidR="00F641A0" w:rsidRDefault="00000000">
            <w:pPr>
              <w:pStyle w:val="TableParagraph"/>
              <w:ind w:left="1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Mensaje</w:t>
            </w:r>
          </w:p>
        </w:tc>
        <w:tc>
          <w:tcPr>
            <w:tcW w:w="592" w:type="dxa"/>
          </w:tcPr>
          <w:p w14:paraId="3BD191D8" w14:textId="77777777" w:rsidR="00F641A0" w:rsidRDefault="00000000">
            <w:pPr>
              <w:pStyle w:val="TableParagraph"/>
              <w:ind w:right="12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F641A0" w14:paraId="372170CC" w14:textId="77777777">
        <w:trPr>
          <w:trHeight w:val="292"/>
        </w:trPr>
        <w:tc>
          <w:tcPr>
            <w:tcW w:w="3675" w:type="dxa"/>
          </w:tcPr>
          <w:p w14:paraId="0CECD637" w14:textId="77777777" w:rsidR="00F641A0" w:rsidRDefault="00000000">
            <w:pPr>
              <w:pStyle w:val="TableParagraph"/>
              <w:ind w:left="115"/>
              <w:jc w:val="left"/>
              <w:rPr>
                <w:sz w:val="24"/>
              </w:rPr>
            </w:pPr>
            <w:r>
              <w:rPr>
                <w:sz w:val="24"/>
              </w:rPr>
              <w:t>Reseña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histórica</w:t>
            </w:r>
          </w:p>
        </w:tc>
        <w:tc>
          <w:tcPr>
            <w:tcW w:w="592" w:type="dxa"/>
          </w:tcPr>
          <w:p w14:paraId="74E2AD5B" w14:textId="77777777" w:rsidR="00F641A0" w:rsidRDefault="00000000">
            <w:pPr>
              <w:pStyle w:val="TableParagraph"/>
              <w:ind w:right="12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F641A0" w14:paraId="0612E5AC" w14:textId="77777777">
        <w:trPr>
          <w:trHeight w:val="292"/>
        </w:trPr>
        <w:tc>
          <w:tcPr>
            <w:tcW w:w="3675" w:type="dxa"/>
          </w:tcPr>
          <w:p w14:paraId="18F11BF3" w14:textId="77777777" w:rsidR="00F641A0" w:rsidRDefault="00000000">
            <w:pPr>
              <w:pStyle w:val="TableParagraph"/>
              <w:ind w:left="1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Vestimenta</w:t>
            </w:r>
          </w:p>
        </w:tc>
        <w:tc>
          <w:tcPr>
            <w:tcW w:w="592" w:type="dxa"/>
          </w:tcPr>
          <w:p w14:paraId="74CA0AF2" w14:textId="77777777" w:rsidR="00F641A0" w:rsidRDefault="00000000">
            <w:pPr>
              <w:pStyle w:val="TableParagraph"/>
              <w:ind w:right="12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F641A0" w14:paraId="2589B2DD" w14:textId="77777777">
        <w:trPr>
          <w:trHeight w:val="292"/>
        </w:trPr>
        <w:tc>
          <w:tcPr>
            <w:tcW w:w="3675" w:type="dxa"/>
          </w:tcPr>
          <w:p w14:paraId="1E019F6C" w14:textId="77777777" w:rsidR="00F641A0" w:rsidRDefault="00000000">
            <w:pPr>
              <w:pStyle w:val="TableParagraph"/>
              <w:ind w:left="1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Coreografía</w:t>
            </w:r>
          </w:p>
        </w:tc>
        <w:tc>
          <w:tcPr>
            <w:tcW w:w="592" w:type="dxa"/>
          </w:tcPr>
          <w:p w14:paraId="3F4DC4F5" w14:textId="77777777" w:rsidR="00F641A0" w:rsidRDefault="00000000">
            <w:pPr>
              <w:pStyle w:val="TableParagraph"/>
              <w:ind w:right="1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F641A0" w14:paraId="7A23A327" w14:textId="77777777">
        <w:trPr>
          <w:trHeight w:val="292"/>
        </w:trPr>
        <w:tc>
          <w:tcPr>
            <w:tcW w:w="3675" w:type="dxa"/>
          </w:tcPr>
          <w:p w14:paraId="2E9F832E" w14:textId="77777777" w:rsidR="00F641A0" w:rsidRDefault="00000000">
            <w:pPr>
              <w:pStyle w:val="TableParagraph"/>
              <w:ind w:left="115"/>
              <w:jc w:val="left"/>
              <w:rPr>
                <w:sz w:val="24"/>
              </w:rPr>
            </w:pPr>
            <w:r>
              <w:rPr>
                <w:sz w:val="24"/>
              </w:rPr>
              <w:t>Coordinación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dominio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escenario</w:t>
            </w:r>
          </w:p>
        </w:tc>
        <w:tc>
          <w:tcPr>
            <w:tcW w:w="592" w:type="dxa"/>
          </w:tcPr>
          <w:p w14:paraId="38784CB6" w14:textId="77777777" w:rsidR="00F641A0" w:rsidRDefault="00000000">
            <w:pPr>
              <w:pStyle w:val="TableParagraph"/>
              <w:ind w:right="12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F641A0" w14:paraId="46FD7C24" w14:textId="77777777">
        <w:trPr>
          <w:trHeight w:val="292"/>
        </w:trPr>
        <w:tc>
          <w:tcPr>
            <w:tcW w:w="3675" w:type="dxa"/>
          </w:tcPr>
          <w:p w14:paraId="4437027C" w14:textId="77777777" w:rsidR="00F641A0" w:rsidRDefault="00000000">
            <w:pPr>
              <w:pStyle w:val="TableParagraph"/>
              <w:ind w:left="115"/>
              <w:jc w:val="left"/>
              <w:rPr>
                <w:sz w:val="24"/>
              </w:rPr>
            </w:pPr>
            <w:r>
              <w:rPr>
                <w:sz w:val="24"/>
              </w:rPr>
              <w:t>Expresión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corporal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facial</w:t>
            </w:r>
          </w:p>
        </w:tc>
        <w:tc>
          <w:tcPr>
            <w:tcW w:w="592" w:type="dxa"/>
          </w:tcPr>
          <w:p w14:paraId="0D671782" w14:textId="77777777" w:rsidR="00F641A0" w:rsidRDefault="00000000">
            <w:pPr>
              <w:pStyle w:val="TableParagraph"/>
              <w:ind w:right="12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F641A0" w14:paraId="671CD76A" w14:textId="77777777">
        <w:trPr>
          <w:trHeight w:val="292"/>
        </w:trPr>
        <w:tc>
          <w:tcPr>
            <w:tcW w:w="3675" w:type="dxa"/>
          </w:tcPr>
          <w:p w14:paraId="05904779" w14:textId="77777777" w:rsidR="00F641A0" w:rsidRDefault="00000000">
            <w:pPr>
              <w:pStyle w:val="TableParagraph"/>
              <w:ind w:left="115"/>
              <w:jc w:val="left"/>
              <w:rPr>
                <w:sz w:val="24"/>
              </w:rPr>
            </w:pPr>
            <w:r>
              <w:rPr>
                <w:sz w:val="24"/>
              </w:rPr>
              <w:t>Músicos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y/o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Pista</w:t>
            </w:r>
          </w:p>
        </w:tc>
        <w:tc>
          <w:tcPr>
            <w:tcW w:w="592" w:type="dxa"/>
          </w:tcPr>
          <w:p w14:paraId="0B12B0FF" w14:textId="77777777" w:rsidR="00F641A0" w:rsidRDefault="00000000">
            <w:pPr>
              <w:pStyle w:val="TableParagraph"/>
              <w:ind w:right="12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F641A0" w14:paraId="0F4FDEDF" w14:textId="77777777">
        <w:trPr>
          <w:trHeight w:val="294"/>
        </w:trPr>
        <w:tc>
          <w:tcPr>
            <w:tcW w:w="3675" w:type="dxa"/>
            <w:shd w:val="clear" w:color="auto" w:fill="FFE399"/>
          </w:tcPr>
          <w:p w14:paraId="5880E0DD" w14:textId="77777777" w:rsidR="00F641A0" w:rsidRDefault="00000000">
            <w:pPr>
              <w:pStyle w:val="TableParagraph"/>
              <w:spacing w:line="275" w:lineRule="exact"/>
              <w:ind w:left="0" w:right="14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592" w:type="dxa"/>
            <w:shd w:val="clear" w:color="auto" w:fill="FFE399"/>
          </w:tcPr>
          <w:p w14:paraId="633F5294" w14:textId="77777777" w:rsidR="00F641A0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</w:tr>
    </w:tbl>
    <w:p w14:paraId="0625C218" w14:textId="77777777" w:rsidR="00F641A0" w:rsidRDefault="00F641A0">
      <w:pPr>
        <w:pStyle w:val="Textoindependiente"/>
        <w:spacing w:before="169"/>
      </w:pPr>
    </w:p>
    <w:p w14:paraId="7193C538" w14:textId="77777777" w:rsidR="00F641A0" w:rsidRDefault="00000000">
      <w:pPr>
        <w:pStyle w:val="Prrafodelista"/>
        <w:numPr>
          <w:ilvl w:val="0"/>
          <w:numId w:val="3"/>
        </w:numPr>
        <w:tabs>
          <w:tab w:val="left" w:pos="1342"/>
        </w:tabs>
        <w:ind w:right="255"/>
        <w:jc w:val="both"/>
        <w:rPr>
          <w:sz w:val="24"/>
        </w:rPr>
      </w:pPr>
      <w:r>
        <w:rPr>
          <w:sz w:val="24"/>
        </w:rPr>
        <w:t xml:space="preserve">La delegación que aliente o tenga la mejor barra acumulará cinco puntos en la </w:t>
      </w:r>
      <w:r>
        <w:rPr>
          <w:spacing w:val="-2"/>
          <w:sz w:val="24"/>
        </w:rPr>
        <w:t>calificación total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danza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representativa,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 criterio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 cada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Jurado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calificador.</w:t>
      </w:r>
    </w:p>
    <w:p w14:paraId="4D01DF84" w14:textId="77777777" w:rsidR="00F641A0" w:rsidRDefault="00000000">
      <w:pPr>
        <w:pStyle w:val="Prrafodelista"/>
        <w:numPr>
          <w:ilvl w:val="0"/>
          <w:numId w:val="3"/>
        </w:numPr>
        <w:tabs>
          <w:tab w:val="left" w:pos="1342"/>
        </w:tabs>
        <w:ind w:right="267"/>
        <w:jc w:val="both"/>
        <w:rPr>
          <w:sz w:val="24"/>
        </w:rPr>
      </w:pPr>
      <w:r>
        <w:rPr>
          <w:sz w:val="24"/>
        </w:rPr>
        <w:t xml:space="preserve">La delegación que genere desorden o gresca durante el concurso será disminuida en el puntaje total acumulado, según el criterio de cada jurado </w:t>
      </w:r>
      <w:r>
        <w:rPr>
          <w:spacing w:val="-2"/>
          <w:sz w:val="24"/>
        </w:rPr>
        <w:t>calificador.</w:t>
      </w:r>
    </w:p>
    <w:p w14:paraId="5BE8B3A0" w14:textId="77777777" w:rsidR="00F641A0" w:rsidRDefault="00F641A0">
      <w:pPr>
        <w:pStyle w:val="Prrafodelista"/>
        <w:jc w:val="both"/>
        <w:rPr>
          <w:sz w:val="24"/>
        </w:rPr>
        <w:sectPr w:rsidR="00F641A0">
          <w:pgSz w:w="12240" w:h="15840"/>
          <w:pgMar w:top="1760" w:right="1440" w:bottom="280" w:left="1440" w:header="347" w:footer="0" w:gutter="0"/>
          <w:cols w:space="720"/>
        </w:sectPr>
      </w:pPr>
    </w:p>
    <w:p w14:paraId="093FF7D1" w14:textId="77777777" w:rsidR="00F641A0" w:rsidRDefault="00F641A0">
      <w:pPr>
        <w:pStyle w:val="Textoindependiente"/>
        <w:spacing w:before="162"/>
      </w:pPr>
    </w:p>
    <w:p w14:paraId="7612B59C" w14:textId="77777777" w:rsidR="00F641A0" w:rsidRDefault="00000000">
      <w:pPr>
        <w:pStyle w:val="Textoindependiente"/>
        <w:ind w:left="262"/>
      </w:pPr>
      <w:r>
        <w:t>EXPLICACIÓN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rPr>
          <w:spacing w:val="-2"/>
        </w:rPr>
        <w:t>CRITERIOS</w:t>
      </w:r>
    </w:p>
    <w:p w14:paraId="46CE13B6" w14:textId="77777777" w:rsidR="00F641A0" w:rsidRDefault="00000000">
      <w:pPr>
        <w:pStyle w:val="Prrafodelista"/>
        <w:numPr>
          <w:ilvl w:val="0"/>
          <w:numId w:val="3"/>
        </w:numPr>
        <w:tabs>
          <w:tab w:val="left" w:pos="1342"/>
        </w:tabs>
        <w:spacing w:before="153"/>
        <w:ind w:right="255"/>
        <w:jc w:val="both"/>
        <w:rPr>
          <w:sz w:val="24"/>
        </w:rPr>
      </w:pPr>
      <w:r>
        <w:rPr>
          <w:sz w:val="24"/>
        </w:rPr>
        <w:t>PUNTUALIDAD Y TIEMPO DE PRESENTACIÓN: Se refiere al cumplimiento del tiempo</w:t>
      </w:r>
      <w:r>
        <w:rPr>
          <w:spacing w:val="-14"/>
          <w:sz w:val="24"/>
        </w:rPr>
        <w:t xml:space="preserve"> </w:t>
      </w:r>
      <w:r>
        <w:rPr>
          <w:sz w:val="24"/>
        </w:rPr>
        <w:t>establecido</w:t>
      </w:r>
      <w:r>
        <w:rPr>
          <w:spacing w:val="-14"/>
          <w:sz w:val="24"/>
        </w:rPr>
        <w:t xml:space="preserve"> </w:t>
      </w:r>
      <w:r>
        <w:rPr>
          <w:sz w:val="24"/>
        </w:rPr>
        <w:t>en</w:t>
      </w:r>
      <w:r>
        <w:rPr>
          <w:spacing w:val="-13"/>
          <w:sz w:val="24"/>
        </w:rPr>
        <w:t xml:space="preserve"> </w:t>
      </w:r>
      <w:r>
        <w:rPr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z w:val="24"/>
        </w:rPr>
        <w:t>intervalo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7</w:t>
      </w:r>
      <w:r>
        <w:rPr>
          <w:spacing w:val="-13"/>
          <w:sz w:val="24"/>
        </w:rPr>
        <w:t xml:space="preserve"> </w:t>
      </w:r>
      <w:r>
        <w:rPr>
          <w:sz w:val="24"/>
        </w:rPr>
        <w:t>minutos</w:t>
      </w:r>
      <w:r>
        <w:rPr>
          <w:spacing w:val="-14"/>
          <w:sz w:val="24"/>
        </w:rPr>
        <w:t xml:space="preserve"> </w:t>
      </w:r>
      <w:r>
        <w:rPr>
          <w:sz w:val="24"/>
        </w:rPr>
        <w:t>para</w:t>
      </w:r>
      <w:r>
        <w:rPr>
          <w:spacing w:val="-14"/>
          <w:sz w:val="24"/>
        </w:rPr>
        <w:t xml:space="preserve"> </w:t>
      </w:r>
      <w:r>
        <w:rPr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z w:val="24"/>
        </w:rPr>
        <w:t>presentación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la</w:t>
      </w:r>
      <w:r>
        <w:rPr>
          <w:spacing w:val="-14"/>
          <w:sz w:val="24"/>
        </w:rPr>
        <w:t xml:space="preserve"> </w:t>
      </w:r>
      <w:r>
        <w:rPr>
          <w:sz w:val="24"/>
        </w:rPr>
        <w:t>danza. La</w:t>
      </w:r>
      <w:r>
        <w:rPr>
          <w:spacing w:val="-7"/>
          <w:sz w:val="24"/>
        </w:rPr>
        <w:t xml:space="preserve"> </w:t>
      </w:r>
      <w:r>
        <w:rPr>
          <w:sz w:val="24"/>
        </w:rPr>
        <w:t>puntualidad</w:t>
      </w:r>
      <w:r>
        <w:rPr>
          <w:spacing w:val="-4"/>
          <w:sz w:val="24"/>
        </w:rPr>
        <w:t xml:space="preserve"> </w:t>
      </w:r>
      <w:r>
        <w:rPr>
          <w:sz w:val="24"/>
        </w:rPr>
        <w:t>es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12"/>
          <w:sz w:val="24"/>
        </w:rPr>
        <w:t xml:space="preserve"> </w:t>
      </w:r>
      <w:r>
        <w:rPr>
          <w:sz w:val="24"/>
        </w:rPr>
        <w:t>hora</w:t>
      </w:r>
      <w:r>
        <w:rPr>
          <w:spacing w:val="-11"/>
          <w:sz w:val="24"/>
        </w:rPr>
        <w:t xml:space="preserve"> </w:t>
      </w:r>
      <w:r>
        <w:rPr>
          <w:sz w:val="24"/>
        </w:rPr>
        <w:t>exacta</w:t>
      </w:r>
      <w:r>
        <w:rPr>
          <w:spacing w:val="-7"/>
          <w:sz w:val="24"/>
        </w:rPr>
        <w:t xml:space="preserve"> </w:t>
      </w:r>
      <w:r>
        <w:rPr>
          <w:sz w:val="24"/>
        </w:rPr>
        <w:t>para</w:t>
      </w:r>
      <w:r>
        <w:rPr>
          <w:spacing w:val="-11"/>
          <w:sz w:val="24"/>
        </w:rPr>
        <w:t xml:space="preserve"> </w:t>
      </w:r>
      <w:r>
        <w:rPr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z w:val="24"/>
        </w:rPr>
        <w:t>inicio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presentación</w:t>
      </w:r>
      <w:r>
        <w:rPr>
          <w:spacing w:val="-4"/>
          <w:sz w:val="24"/>
        </w:rPr>
        <w:t xml:space="preserve"> </w:t>
      </w:r>
      <w:r>
        <w:rPr>
          <w:sz w:val="24"/>
        </w:rPr>
        <w:t>según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sorteo </w:t>
      </w:r>
      <w:r>
        <w:rPr>
          <w:spacing w:val="-2"/>
          <w:sz w:val="24"/>
        </w:rPr>
        <w:t>correspondiente.</w:t>
      </w:r>
    </w:p>
    <w:p w14:paraId="6AD718A3" w14:textId="77777777" w:rsidR="00F641A0" w:rsidRDefault="00000000">
      <w:pPr>
        <w:pStyle w:val="Prrafodelista"/>
        <w:numPr>
          <w:ilvl w:val="0"/>
          <w:numId w:val="3"/>
        </w:numPr>
        <w:tabs>
          <w:tab w:val="left" w:pos="1342"/>
        </w:tabs>
        <w:spacing w:before="154"/>
        <w:ind w:right="262"/>
        <w:jc w:val="both"/>
        <w:rPr>
          <w:sz w:val="24"/>
        </w:rPr>
      </w:pPr>
      <w:r>
        <w:rPr>
          <w:sz w:val="24"/>
        </w:rPr>
        <w:t>ORIGINALIDAD: Las danzas, melodías y canciones deben ser originales y típicas del lugar que representa.</w:t>
      </w:r>
    </w:p>
    <w:p w14:paraId="58D91827" w14:textId="77777777" w:rsidR="00F641A0" w:rsidRDefault="00000000">
      <w:pPr>
        <w:pStyle w:val="Prrafodelista"/>
        <w:numPr>
          <w:ilvl w:val="0"/>
          <w:numId w:val="3"/>
        </w:numPr>
        <w:tabs>
          <w:tab w:val="left" w:pos="1341"/>
        </w:tabs>
        <w:spacing w:before="156"/>
        <w:ind w:left="1341"/>
        <w:rPr>
          <w:sz w:val="24"/>
        </w:rPr>
      </w:pPr>
      <w:r>
        <w:rPr>
          <w:sz w:val="24"/>
        </w:rPr>
        <w:t>VESTIMENTA:</w:t>
      </w:r>
      <w:r>
        <w:rPr>
          <w:spacing w:val="-12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vestuario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su</w:t>
      </w:r>
      <w:r>
        <w:rPr>
          <w:spacing w:val="-6"/>
          <w:sz w:val="24"/>
        </w:rPr>
        <w:t xml:space="preserve"> </w:t>
      </w:r>
      <w:r>
        <w:rPr>
          <w:sz w:val="24"/>
        </w:rPr>
        <w:t>totalidad</w:t>
      </w:r>
      <w:r>
        <w:rPr>
          <w:spacing w:val="-6"/>
          <w:sz w:val="24"/>
        </w:rPr>
        <w:t xml:space="preserve"> </w:t>
      </w:r>
      <w:r>
        <w:rPr>
          <w:sz w:val="24"/>
        </w:rPr>
        <w:t>deberá</w:t>
      </w:r>
      <w:r>
        <w:rPr>
          <w:spacing w:val="-9"/>
          <w:sz w:val="24"/>
        </w:rPr>
        <w:t xml:space="preserve"> </w:t>
      </w:r>
      <w:r>
        <w:rPr>
          <w:sz w:val="24"/>
        </w:rPr>
        <w:t>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originario.</w:t>
      </w:r>
    </w:p>
    <w:p w14:paraId="1B808296" w14:textId="77777777" w:rsidR="00F641A0" w:rsidRDefault="00000000">
      <w:pPr>
        <w:pStyle w:val="Prrafodelista"/>
        <w:numPr>
          <w:ilvl w:val="0"/>
          <w:numId w:val="3"/>
        </w:numPr>
        <w:tabs>
          <w:tab w:val="left" w:pos="1342"/>
        </w:tabs>
        <w:spacing w:before="150"/>
        <w:ind w:right="260"/>
        <w:jc w:val="both"/>
        <w:rPr>
          <w:sz w:val="24"/>
        </w:rPr>
      </w:pPr>
      <w:r>
        <w:rPr>
          <w:sz w:val="24"/>
        </w:rPr>
        <w:t>PRESENTACIÓN Y COREOGRAFÍA: En la presentación se mide el grado de perfección que alcanza en su ejecución individual y sincronización colectiva. Además, se tomará en cuenta la dinámica de las figuras: cronografías, diagonales, grupos de varones o mixtos que involucran el tipo de danza según sea cada una de sus partes.</w:t>
      </w:r>
    </w:p>
    <w:p w14:paraId="2C1E75FB" w14:textId="77777777" w:rsidR="00F641A0" w:rsidRDefault="00000000">
      <w:pPr>
        <w:pStyle w:val="Prrafodelista"/>
        <w:numPr>
          <w:ilvl w:val="0"/>
          <w:numId w:val="3"/>
        </w:numPr>
        <w:tabs>
          <w:tab w:val="left" w:pos="1342"/>
        </w:tabs>
        <w:spacing w:before="152"/>
        <w:ind w:right="256"/>
        <w:jc w:val="both"/>
        <w:rPr>
          <w:sz w:val="24"/>
        </w:rPr>
      </w:pPr>
      <w:r>
        <w:rPr>
          <w:sz w:val="24"/>
        </w:rPr>
        <w:t>MENSAJE: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calificará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trasfondo</w:t>
      </w:r>
      <w:r>
        <w:rPr>
          <w:spacing w:val="-3"/>
          <w:sz w:val="24"/>
        </w:rPr>
        <w:t xml:space="preserve"> </w:t>
      </w:r>
      <w:r>
        <w:rPr>
          <w:sz w:val="24"/>
        </w:rPr>
        <w:t>o sentido</w:t>
      </w:r>
      <w:r>
        <w:rPr>
          <w:spacing w:val="-3"/>
          <w:sz w:val="24"/>
        </w:rPr>
        <w:t xml:space="preserve"> </w:t>
      </w:r>
      <w:r>
        <w:rPr>
          <w:sz w:val="24"/>
        </w:rPr>
        <w:t>profundo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danza,</w:t>
      </w:r>
      <w:r>
        <w:rPr>
          <w:spacing w:val="-2"/>
          <w:sz w:val="24"/>
        </w:rPr>
        <w:t xml:space="preserve"> </w:t>
      </w:r>
      <w:r>
        <w:rPr>
          <w:sz w:val="24"/>
        </w:rPr>
        <w:t>respetando todos</w:t>
      </w:r>
      <w:r>
        <w:rPr>
          <w:spacing w:val="-5"/>
          <w:sz w:val="24"/>
        </w:rPr>
        <w:t xml:space="preserve"> </w:t>
      </w:r>
      <w:r>
        <w:rPr>
          <w:sz w:val="24"/>
        </w:rPr>
        <w:t>sus</w:t>
      </w:r>
      <w:r>
        <w:rPr>
          <w:spacing w:val="-5"/>
          <w:sz w:val="24"/>
        </w:rPr>
        <w:t xml:space="preserve"> </w:t>
      </w:r>
      <w:r>
        <w:rPr>
          <w:sz w:val="24"/>
        </w:rPr>
        <w:t>aspectos,</w:t>
      </w:r>
      <w:r>
        <w:rPr>
          <w:spacing w:val="-3"/>
          <w:sz w:val="24"/>
        </w:rPr>
        <w:t xml:space="preserve"> </w:t>
      </w:r>
      <w:r>
        <w:rPr>
          <w:sz w:val="24"/>
        </w:rPr>
        <w:t>lo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quiere</w:t>
      </w:r>
      <w:r>
        <w:rPr>
          <w:spacing w:val="-5"/>
          <w:sz w:val="24"/>
        </w:rPr>
        <w:t xml:space="preserve"> </w:t>
      </w:r>
      <w:r>
        <w:rPr>
          <w:sz w:val="24"/>
        </w:rPr>
        <w:t>dar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entender</w:t>
      </w:r>
      <w:r>
        <w:rPr>
          <w:spacing w:val="-3"/>
          <w:sz w:val="24"/>
        </w:rPr>
        <w:t xml:space="preserve"> </w:t>
      </w:r>
      <w:r>
        <w:rPr>
          <w:sz w:val="24"/>
        </w:rPr>
        <w:t>es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9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público</w:t>
      </w:r>
      <w:r>
        <w:rPr>
          <w:spacing w:val="-5"/>
          <w:sz w:val="24"/>
        </w:rPr>
        <w:t xml:space="preserve"> </w:t>
      </w:r>
      <w:r>
        <w:rPr>
          <w:sz w:val="24"/>
        </w:rPr>
        <w:t>asuma</w:t>
      </w:r>
      <w:r>
        <w:rPr>
          <w:spacing w:val="-4"/>
          <w:sz w:val="24"/>
        </w:rPr>
        <w:t xml:space="preserve"> </w:t>
      </w:r>
      <w:r>
        <w:rPr>
          <w:sz w:val="24"/>
        </w:rPr>
        <w:t>ese mensaje a través de su expresión de tristeza, alegría o protesta, contagiándose con el estilo, donaire, salero, naturalidad y espontaneidad de los intérpretes.</w:t>
      </w:r>
    </w:p>
    <w:p w14:paraId="27A0EE95" w14:textId="77777777" w:rsidR="00F641A0" w:rsidRDefault="00F641A0">
      <w:pPr>
        <w:pStyle w:val="Textoindependiente"/>
        <w:spacing w:before="158"/>
      </w:pPr>
    </w:p>
    <w:p w14:paraId="63EDA025" w14:textId="77777777" w:rsidR="00F641A0" w:rsidRDefault="00000000">
      <w:pPr>
        <w:pStyle w:val="Ttulo1"/>
        <w:numPr>
          <w:ilvl w:val="0"/>
          <w:numId w:val="6"/>
        </w:numPr>
        <w:tabs>
          <w:tab w:val="left" w:pos="969"/>
        </w:tabs>
        <w:ind w:left="969" w:hanging="707"/>
        <w:jc w:val="left"/>
      </w:pP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GANADORES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PREMIACIÓN</w:t>
      </w:r>
    </w:p>
    <w:p w14:paraId="2E25995D" w14:textId="66E57A49" w:rsidR="00F641A0" w:rsidRDefault="00000000">
      <w:pPr>
        <w:pStyle w:val="Textoindependiente"/>
        <w:spacing w:before="120"/>
        <w:ind w:left="120" w:right="248" w:hanging="10"/>
        <w:jc w:val="both"/>
      </w:pPr>
      <w:r>
        <w:t>Se premiarán a los dos primeros puestos, que serán los que presenten mayor puntaje en la calificación</w:t>
      </w:r>
      <w:r>
        <w:rPr>
          <w:spacing w:val="-5"/>
        </w:rPr>
        <w:t xml:space="preserve"> </w:t>
      </w:r>
      <w:r>
        <w:t>según</w:t>
      </w:r>
      <w:r>
        <w:rPr>
          <w:spacing w:val="-6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presentes</w:t>
      </w:r>
      <w:r>
        <w:rPr>
          <w:spacing w:val="-13"/>
        </w:rPr>
        <w:t xml:space="preserve"> </w:t>
      </w:r>
      <w:r>
        <w:t>bases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este</w:t>
      </w:r>
      <w:r>
        <w:rPr>
          <w:spacing w:val="-9"/>
        </w:rPr>
        <w:t xml:space="preserve"> </w:t>
      </w:r>
      <w:r>
        <w:t>concurso.</w:t>
      </w:r>
      <w:r>
        <w:rPr>
          <w:spacing w:val="-7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premiación</w:t>
      </w:r>
      <w:r>
        <w:rPr>
          <w:spacing w:val="-7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realizará</w:t>
      </w:r>
      <w:r>
        <w:rPr>
          <w:spacing w:val="-5"/>
        </w:rPr>
        <w:t xml:space="preserve"> </w:t>
      </w:r>
      <w:r>
        <w:t>durante</w:t>
      </w:r>
      <w:r>
        <w:rPr>
          <w:spacing w:val="-8"/>
        </w:rPr>
        <w:t xml:space="preserve"> </w:t>
      </w:r>
      <w:r>
        <w:t>la clausura de</w:t>
      </w:r>
      <w:ins w:id="26" w:author="User" w:date="2026-07-16T17:48:00Z" w16du:dateUtc="2026-07-16T22:48:00Z">
        <w:r w:rsidR="00A74491">
          <w:t xml:space="preserve"> </w:t>
        </w:r>
      </w:ins>
      <w:r>
        <w:t>l</w:t>
      </w:r>
      <w:ins w:id="27" w:author="User" w:date="2026-07-16T17:48:00Z" w16du:dateUtc="2026-07-16T22:48:00Z">
        <w:r w:rsidR="00A74491">
          <w:t>a</w:t>
        </w:r>
      </w:ins>
      <w:r>
        <w:t xml:space="preserve"> EXPOBIO 202</w:t>
      </w:r>
      <w:r w:rsidR="00DA1F24">
        <w:t>6</w:t>
      </w:r>
      <w:r>
        <w:t>.</w:t>
      </w:r>
    </w:p>
    <w:p w14:paraId="73794A2A" w14:textId="77777777" w:rsidR="00F641A0" w:rsidRDefault="00F641A0">
      <w:pPr>
        <w:pStyle w:val="Textoindependiente"/>
        <w:spacing w:before="238"/>
      </w:pPr>
    </w:p>
    <w:p w14:paraId="0F1F351B" w14:textId="1E47E709" w:rsidR="00F641A0" w:rsidRDefault="00000000">
      <w:pPr>
        <w:pStyle w:val="Prrafodelista"/>
        <w:numPr>
          <w:ilvl w:val="0"/>
          <w:numId w:val="2"/>
        </w:numPr>
        <w:tabs>
          <w:tab w:val="left" w:pos="1341"/>
        </w:tabs>
        <w:ind w:left="1341"/>
        <w:rPr>
          <w:sz w:val="24"/>
        </w:rPr>
      </w:pPr>
      <w:r>
        <w:rPr>
          <w:sz w:val="24"/>
        </w:rPr>
        <w:t>Primer</w:t>
      </w:r>
      <w:r>
        <w:rPr>
          <w:spacing w:val="-6"/>
          <w:sz w:val="24"/>
        </w:rPr>
        <w:t xml:space="preserve"> </w:t>
      </w:r>
      <w:r>
        <w:rPr>
          <w:sz w:val="24"/>
        </w:rPr>
        <w:t>lugar:</w:t>
      </w:r>
      <w:r>
        <w:rPr>
          <w:spacing w:val="-5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premio</w:t>
      </w:r>
      <w:r>
        <w:rPr>
          <w:spacing w:val="-9"/>
          <w:sz w:val="24"/>
        </w:rPr>
        <w:t xml:space="preserve"> </w:t>
      </w:r>
      <w:ins w:id="28" w:author="User" w:date="2026-07-16T17:48:00Z" w16du:dateUtc="2026-07-16T22:48:00Z">
        <w:r w:rsidR="00A74491">
          <w:rPr>
            <w:spacing w:val="-9"/>
            <w:sz w:val="24"/>
          </w:rPr>
          <w:t xml:space="preserve">efectivo de 600 soles </w:t>
        </w:r>
      </w:ins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certificado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reconocimiento</w:t>
      </w:r>
    </w:p>
    <w:p w14:paraId="3B450C6C" w14:textId="79587AB6" w:rsidR="00F641A0" w:rsidRPr="00F968A8" w:rsidRDefault="00000000">
      <w:pPr>
        <w:pStyle w:val="Prrafodelista"/>
        <w:numPr>
          <w:ilvl w:val="0"/>
          <w:numId w:val="2"/>
        </w:numPr>
        <w:tabs>
          <w:tab w:val="left" w:pos="1341"/>
        </w:tabs>
        <w:spacing w:before="124"/>
        <w:ind w:left="1341"/>
        <w:rPr>
          <w:ins w:id="29" w:author="User" w:date="2026-07-16T18:20:00Z" w16du:dateUtc="2026-07-16T23:20:00Z"/>
          <w:sz w:val="24"/>
          <w:rPrChange w:id="30" w:author="User" w:date="2026-07-16T18:20:00Z" w16du:dateUtc="2026-07-16T23:20:00Z">
            <w:rPr>
              <w:ins w:id="31" w:author="User" w:date="2026-07-16T18:20:00Z" w16du:dateUtc="2026-07-16T23:20:00Z"/>
              <w:spacing w:val="-2"/>
              <w:sz w:val="24"/>
            </w:rPr>
          </w:rPrChange>
        </w:rPr>
      </w:pPr>
      <w:r>
        <w:rPr>
          <w:sz w:val="24"/>
        </w:rPr>
        <w:t>Segundo</w:t>
      </w:r>
      <w:r>
        <w:rPr>
          <w:spacing w:val="-4"/>
          <w:sz w:val="24"/>
        </w:rPr>
        <w:t xml:space="preserve"> </w:t>
      </w:r>
      <w:r>
        <w:rPr>
          <w:sz w:val="24"/>
        </w:rPr>
        <w:t>lugar:</w:t>
      </w:r>
      <w:r>
        <w:rPr>
          <w:spacing w:val="-5"/>
          <w:sz w:val="24"/>
        </w:rPr>
        <w:t xml:space="preserve"> </w:t>
      </w:r>
      <w:r>
        <w:rPr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sz w:val="24"/>
        </w:rPr>
        <w:t>premio</w:t>
      </w:r>
      <w:r>
        <w:rPr>
          <w:spacing w:val="-3"/>
          <w:sz w:val="24"/>
        </w:rPr>
        <w:t xml:space="preserve"> </w:t>
      </w:r>
      <w:ins w:id="32" w:author="User" w:date="2026-07-16T17:49:00Z" w16du:dateUtc="2026-07-16T22:49:00Z">
        <w:r w:rsidR="00A74491">
          <w:rPr>
            <w:spacing w:val="-3"/>
            <w:sz w:val="24"/>
          </w:rPr>
          <w:t xml:space="preserve">efectivo de </w:t>
        </w:r>
      </w:ins>
      <w:ins w:id="33" w:author="User" w:date="2026-07-16T18:20:00Z" w16du:dateUtc="2026-07-16T23:20:00Z">
        <w:r w:rsidR="00F968A8">
          <w:rPr>
            <w:spacing w:val="-3"/>
            <w:sz w:val="24"/>
          </w:rPr>
          <w:t>3</w:t>
        </w:r>
      </w:ins>
      <w:ins w:id="34" w:author="User" w:date="2026-07-16T17:49:00Z" w16du:dateUtc="2026-07-16T22:49:00Z">
        <w:r w:rsidR="00A74491">
          <w:rPr>
            <w:spacing w:val="-3"/>
            <w:sz w:val="24"/>
          </w:rPr>
          <w:t xml:space="preserve">00 soles </w:t>
        </w:r>
      </w:ins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certificado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reconocimiento</w:t>
      </w:r>
    </w:p>
    <w:p w14:paraId="59EA06A4" w14:textId="7733DC73" w:rsidR="00F968A8" w:rsidRDefault="00F968A8" w:rsidP="00F968A8">
      <w:pPr>
        <w:pStyle w:val="Prrafodelista"/>
        <w:numPr>
          <w:ilvl w:val="0"/>
          <w:numId w:val="2"/>
        </w:numPr>
        <w:tabs>
          <w:tab w:val="left" w:pos="1341"/>
        </w:tabs>
        <w:spacing w:before="124"/>
        <w:ind w:left="1341"/>
        <w:rPr>
          <w:ins w:id="35" w:author="User" w:date="2026-07-16T18:20:00Z" w16du:dateUtc="2026-07-16T23:20:00Z"/>
          <w:sz w:val="24"/>
        </w:rPr>
      </w:pPr>
      <w:ins w:id="36" w:author="User" w:date="2026-07-16T18:20:00Z" w16du:dateUtc="2026-07-16T23:20:00Z">
        <w:r>
          <w:rPr>
            <w:sz w:val="24"/>
          </w:rPr>
          <w:t>Tercer</w:t>
        </w:r>
        <w:r>
          <w:rPr>
            <w:spacing w:val="-4"/>
            <w:sz w:val="24"/>
          </w:rPr>
          <w:t xml:space="preserve"> </w:t>
        </w:r>
        <w:r>
          <w:rPr>
            <w:sz w:val="24"/>
          </w:rPr>
          <w:t>lugar: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un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premio</w:t>
        </w:r>
        <w:r>
          <w:rPr>
            <w:spacing w:val="-3"/>
            <w:sz w:val="24"/>
          </w:rPr>
          <w:t xml:space="preserve"> efectivo de </w:t>
        </w:r>
        <w:r>
          <w:rPr>
            <w:spacing w:val="-3"/>
            <w:sz w:val="24"/>
          </w:rPr>
          <w:t>2</w:t>
        </w:r>
        <w:r>
          <w:rPr>
            <w:spacing w:val="-3"/>
            <w:sz w:val="24"/>
          </w:rPr>
          <w:t xml:space="preserve">00 soles </w:t>
        </w:r>
        <w:r>
          <w:rPr>
            <w:sz w:val="24"/>
          </w:rPr>
          <w:t>y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certificado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de</w:t>
        </w:r>
        <w:r>
          <w:rPr>
            <w:spacing w:val="-4"/>
            <w:sz w:val="24"/>
          </w:rPr>
          <w:t xml:space="preserve"> </w:t>
        </w:r>
        <w:r>
          <w:rPr>
            <w:spacing w:val="-2"/>
            <w:sz w:val="24"/>
          </w:rPr>
          <w:t>reconocimiento</w:t>
        </w:r>
      </w:ins>
    </w:p>
    <w:p w14:paraId="020D9C52" w14:textId="77777777" w:rsidR="00F968A8" w:rsidRDefault="00F968A8" w:rsidP="00F968A8">
      <w:pPr>
        <w:pStyle w:val="Textoindependiente"/>
        <w:rPr>
          <w:ins w:id="37" w:author="User" w:date="2026-07-16T18:20:00Z" w16du:dateUtc="2026-07-16T23:20:00Z"/>
        </w:rPr>
      </w:pPr>
    </w:p>
    <w:p w14:paraId="79710654" w14:textId="77777777" w:rsidR="00F968A8" w:rsidRDefault="00F968A8">
      <w:pPr>
        <w:pStyle w:val="Prrafodelista"/>
        <w:numPr>
          <w:ilvl w:val="0"/>
          <w:numId w:val="2"/>
        </w:numPr>
        <w:tabs>
          <w:tab w:val="left" w:pos="1341"/>
        </w:tabs>
        <w:spacing w:before="124"/>
        <w:ind w:left="1341"/>
        <w:rPr>
          <w:sz w:val="24"/>
        </w:rPr>
      </w:pPr>
    </w:p>
    <w:p w14:paraId="62FA6D3D" w14:textId="77777777" w:rsidR="00F641A0" w:rsidRDefault="00F641A0">
      <w:pPr>
        <w:pStyle w:val="Textoindependiente"/>
      </w:pPr>
    </w:p>
    <w:p w14:paraId="3C3DAD7A" w14:textId="77777777" w:rsidR="00F641A0" w:rsidRDefault="00F641A0">
      <w:pPr>
        <w:pStyle w:val="Textoindependiente"/>
        <w:spacing w:before="118"/>
      </w:pPr>
    </w:p>
    <w:p w14:paraId="253505E0" w14:textId="77777777" w:rsidR="00F641A0" w:rsidRDefault="00000000">
      <w:pPr>
        <w:pStyle w:val="Ttulo1"/>
        <w:numPr>
          <w:ilvl w:val="0"/>
          <w:numId w:val="6"/>
        </w:numPr>
        <w:tabs>
          <w:tab w:val="left" w:pos="969"/>
        </w:tabs>
        <w:ind w:left="969" w:hanging="707"/>
        <w:jc w:val="left"/>
      </w:pPr>
      <w:r>
        <w:rPr>
          <w:spacing w:val="-2"/>
        </w:rPr>
        <w:t>CRONOGRAMA</w:t>
      </w:r>
    </w:p>
    <w:p w14:paraId="7E2F3312" w14:textId="60003F22" w:rsidR="00F641A0" w:rsidRDefault="00000000">
      <w:pPr>
        <w:pStyle w:val="Prrafodelista"/>
        <w:numPr>
          <w:ilvl w:val="0"/>
          <w:numId w:val="1"/>
        </w:numPr>
        <w:tabs>
          <w:tab w:val="left" w:pos="1341"/>
        </w:tabs>
        <w:spacing w:before="119"/>
        <w:ind w:left="1341"/>
        <w:rPr>
          <w:sz w:val="24"/>
        </w:rPr>
      </w:pPr>
      <w:r>
        <w:rPr>
          <w:sz w:val="24"/>
        </w:rPr>
        <w:t>Inscripciones</w:t>
      </w:r>
      <w:r>
        <w:rPr>
          <w:spacing w:val="-7"/>
          <w:sz w:val="24"/>
        </w:rPr>
        <w:t xml:space="preserve"> </w:t>
      </w:r>
      <w:r>
        <w:rPr>
          <w:sz w:val="24"/>
        </w:rPr>
        <w:t>hasta:</w:t>
      </w:r>
      <w:r>
        <w:rPr>
          <w:spacing w:val="-4"/>
          <w:sz w:val="24"/>
        </w:rPr>
        <w:t xml:space="preserve"> </w:t>
      </w:r>
      <w:r w:rsidR="00DA1F24">
        <w:rPr>
          <w:spacing w:val="-4"/>
          <w:sz w:val="24"/>
        </w:rPr>
        <w:t>0</w:t>
      </w:r>
      <w:r w:rsidR="00DA1F24">
        <w:rPr>
          <w:sz w:val="24"/>
        </w:rPr>
        <w:t>9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octubre</w:t>
      </w:r>
      <w:r>
        <w:rPr>
          <w:spacing w:val="-6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202</w:t>
      </w:r>
      <w:r w:rsidR="00DA1F24">
        <w:rPr>
          <w:spacing w:val="-2"/>
          <w:sz w:val="24"/>
        </w:rPr>
        <w:t>6</w:t>
      </w:r>
      <w:r>
        <w:rPr>
          <w:spacing w:val="-2"/>
          <w:sz w:val="24"/>
        </w:rPr>
        <w:t>.</w:t>
      </w:r>
    </w:p>
    <w:p w14:paraId="73C72B6D" w14:textId="77777777" w:rsidR="00F641A0" w:rsidRDefault="00F641A0">
      <w:pPr>
        <w:pStyle w:val="Textoindependiente"/>
        <w:spacing w:before="122"/>
      </w:pPr>
    </w:p>
    <w:p w14:paraId="3AD9F866" w14:textId="77777777" w:rsidR="00F641A0" w:rsidRDefault="00000000">
      <w:pPr>
        <w:pStyle w:val="Ttulo1"/>
        <w:numPr>
          <w:ilvl w:val="0"/>
          <w:numId w:val="6"/>
        </w:numPr>
        <w:tabs>
          <w:tab w:val="left" w:pos="969"/>
        </w:tabs>
        <w:ind w:left="969" w:hanging="707"/>
        <w:jc w:val="left"/>
      </w:pPr>
      <w:r>
        <w:t>CONSIDERACIONES</w:t>
      </w:r>
      <w:r>
        <w:rPr>
          <w:spacing w:val="-7"/>
        </w:rPr>
        <w:t xml:space="preserve"> </w:t>
      </w:r>
      <w:r>
        <w:rPr>
          <w:spacing w:val="-2"/>
        </w:rPr>
        <w:t>FINALES</w:t>
      </w:r>
    </w:p>
    <w:p w14:paraId="571B2803" w14:textId="45FFCB38" w:rsidR="00F641A0" w:rsidRDefault="00000000">
      <w:pPr>
        <w:pStyle w:val="Textoindependiente"/>
        <w:spacing w:before="120"/>
        <w:ind w:left="120" w:right="261" w:firstLine="45"/>
        <w:jc w:val="both"/>
      </w:pPr>
      <w:r>
        <w:t>Los casos o situaciones no establecidas en el presente Reglamento serán tratados por los miembros de la Comisión Académica del EXPOBIO 202</w:t>
      </w:r>
      <w:r w:rsidR="00DA1F24">
        <w:t>6</w:t>
      </w:r>
      <w:r>
        <w:t>.</w:t>
      </w:r>
    </w:p>
    <w:sectPr w:rsidR="00F641A0">
      <w:pgSz w:w="12240" w:h="15840"/>
      <w:pgMar w:top="1760" w:right="1440" w:bottom="280" w:left="1440" w:header="34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4CF65" w14:textId="77777777" w:rsidR="00B80DA3" w:rsidRDefault="00B80DA3">
      <w:r>
        <w:separator/>
      </w:r>
    </w:p>
  </w:endnote>
  <w:endnote w:type="continuationSeparator" w:id="0">
    <w:p w14:paraId="2A21CAD9" w14:textId="77777777" w:rsidR="00B80DA3" w:rsidRDefault="00B80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C9E88" w14:textId="77777777" w:rsidR="00B80DA3" w:rsidRDefault="00B80DA3">
      <w:r>
        <w:separator/>
      </w:r>
    </w:p>
  </w:footnote>
  <w:footnote w:type="continuationSeparator" w:id="0">
    <w:p w14:paraId="21B5C8FC" w14:textId="77777777" w:rsidR="00B80DA3" w:rsidRDefault="00B80D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3E2F5" w14:textId="512898A2" w:rsidR="00F641A0" w:rsidRDefault="00A7449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1AF877D" wp14:editId="23148FFA">
              <wp:simplePos x="0" y="0"/>
              <wp:positionH relativeFrom="page">
                <wp:posOffset>1492250</wp:posOffset>
              </wp:positionH>
              <wp:positionV relativeFrom="page">
                <wp:posOffset>469899</wp:posOffset>
              </wp:positionV>
              <wp:extent cx="4756785" cy="6534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56785" cy="653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45C51A" w14:textId="77777777" w:rsidR="00F641A0" w:rsidRDefault="00000000">
                          <w:pPr>
                            <w:spacing w:line="239" w:lineRule="exact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766F6F"/>
                            </w:rPr>
                            <w:t>UNIVERSIDAD</w:t>
                          </w:r>
                          <w:r>
                            <w:rPr>
                              <w:b/>
                              <w:color w:val="766F6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66F6F"/>
                            </w:rPr>
                            <w:t>NACIONAL</w:t>
                          </w:r>
                          <w:r>
                            <w:rPr>
                              <w:b/>
                              <w:color w:val="766F6F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66F6F"/>
                            </w:rPr>
                            <w:t>SAN</w:t>
                          </w:r>
                          <w:r>
                            <w:rPr>
                              <w:b/>
                              <w:color w:val="766F6F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66F6F"/>
                            </w:rPr>
                            <w:t>ANTONIO</w:t>
                          </w:r>
                          <w:r>
                            <w:rPr>
                              <w:b/>
                              <w:color w:val="766F6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66F6F"/>
                            </w:rPr>
                            <w:t>ABAD</w:t>
                          </w:r>
                          <w:r>
                            <w:rPr>
                              <w:b/>
                              <w:color w:val="766F6F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66F6F"/>
                            </w:rPr>
                            <w:t>DEL</w:t>
                          </w:r>
                          <w:r>
                            <w:rPr>
                              <w:b/>
                              <w:color w:val="766F6F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66F6F"/>
                              <w:spacing w:val="-2"/>
                            </w:rPr>
                            <w:t>CUSCO</w:t>
                          </w:r>
                        </w:p>
                        <w:p w14:paraId="5EA732D6" w14:textId="77777777" w:rsidR="00F641A0" w:rsidRDefault="00000000">
                          <w:pPr>
                            <w:spacing w:line="262" w:lineRule="exact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766F6F"/>
                            </w:rPr>
                            <w:t>FACULTAD</w:t>
                          </w:r>
                          <w:r>
                            <w:rPr>
                              <w:b/>
                              <w:color w:val="766F6F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66F6F"/>
                            </w:rPr>
                            <w:t>DE</w:t>
                          </w:r>
                          <w:r>
                            <w:rPr>
                              <w:b/>
                              <w:color w:val="766F6F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66F6F"/>
                            </w:rPr>
                            <w:t>CIENCIAS</w:t>
                          </w:r>
                          <w:r>
                            <w:rPr>
                              <w:b/>
                              <w:color w:val="766F6F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66F6F"/>
                              <w:spacing w:val="-2"/>
                            </w:rPr>
                            <w:t>BIOLOGICAS</w:t>
                          </w:r>
                        </w:p>
                        <w:p w14:paraId="4F562504" w14:textId="20AD70BF" w:rsidR="00F641A0" w:rsidRDefault="00000000">
                          <w:pPr>
                            <w:spacing w:line="267" w:lineRule="exact"/>
                            <w:jc w:val="center"/>
                            <w:rPr>
                              <w:b/>
                            </w:rPr>
                          </w:pPr>
                          <w:del w:id="18" w:author="User" w:date="2026-07-16T17:42:00Z" w16du:dateUtc="2026-07-16T22:42:00Z">
                            <w:r w:rsidDel="00A74491">
                              <w:rPr>
                                <w:b/>
                                <w:color w:val="766F6F"/>
                              </w:rPr>
                              <w:delText>I</w:delText>
                            </w:r>
                          </w:del>
                          <w:r>
                            <w:rPr>
                              <w:b/>
                              <w:color w:val="766F6F"/>
                            </w:rPr>
                            <w:t>V</w:t>
                          </w:r>
                          <w:ins w:id="19" w:author="User" w:date="2026-07-16T17:42:00Z" w16du:dateUtc="2026-07-16T22:42:00Z">
                            <w:r w:rsidR="00A74491">
                              <w:rPr>
                                <w:b/>
                                <w:color w:val="766F6F"/>
                              </w:rPr>
                              <w:t>I</w:t>
                            </w:r>
                          </w:ins>
                          <w:r>
                            <w:rPr>
                              <w:b/>
                              <w:color w:val="766F6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66F6F"/>
                            </w:rPr>
                            <w:t>CONVENCIÓN</w:t>
                          </w:r>
                          <w:r>
                            <w:rPr>
                              <w:b/>
                              <w:color w:val="766F6F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66F6F"/>
                            </w:rPr>
                            <w:t>ANUAL</w:t>
                          </w:r>
                          <w:r>
                            <w:rPr>
                              <w:b/>
                              <w:color w:val="766F6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66F6F"/>
                            </w:rPr>
                            <w:t>DE</w:t>
                          </w:r>
                          <w:r>
                            <w:rPr>
                              <w:b/>
                              <w:color w:val="766F6F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66F6F"/>
                            </w:rPr>
                            <w:t>ESTUDIANTES</w:t>
                          </w:r>
                          <w:r>
                            <w:rPr>
                              <w:b/>
                              <w:color w:val="766F6F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66F6F"/>
                            </w:rPr>
                            <w:t>DE</w:t>
                          </w:r>
                          <w:r>
                            <w:rPr>
                              <w:b/>
                              <w:color w:val="766F6F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66F6F"/>
                            </w:rPr>
                            <w:t>BIOLOGIA</w:t>
                          </w:r>
                          <w:r>
                            <w:rPr>
                              <w:b/>
                              <w:color w:val="766F6F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66F6F"/>
                            </w:rPr>
                            <w:t>DEL</w:t>
                          </w:r>
                          <w:r>
                            <w:rPr>
                              <w:b/>
                              <w:color w:val="766F6F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66F6F"/>
                            </w:rPr>
                            <w:t>CUSCO</w:t>
                          </w:r>
                          <w:r>
                            <w:rPr>
                              <w:b/>
                              <w:color w:val="766F6F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66F6F"/>
                            </w:rPr>
                            <w:t>EXPOBIO-</w:t>
                          </w:r>
                          <w:r>
                            <w:rPr>
                              <w:b/>
                              <w:color w:val="766F6F"/>
                              <w:spacing w:val="-4"/>
                            </w:rPr>
                            <w:t>202</w:t>
                          </w:r>
                          <w:ins w:id="20" w:author="User" w:date="2026-07-16T17:42:00Z" w16du:dateUtc="2026-07-16T22:42:00Z">
                            <w:r w:rsidR="00A74491">
                              <w:rPr>
                                <w:b/>
                                <w:color w:val="766F6F"/>
                                <w:spacing w:val="-4"/>
                              </w:rPr>
                              <w:t>6</w:t>
                            </w:r>
                          </w:ins>
                          <w:del w:id="21" w:author="User" w:date="2026-07-16T17:42:00Z" w16du:dateUtc="2026-07-16T22:42:00Z">
                            <w:r w:rsidDel="00A74491">
                              <w:rPr>
                                <w:b/>
                                <w:color w:val="766F6F"/>
                                <w:spacing w:val="-4"/>
                              </w:rPr>
                              <w:delText>5</w:delText>
                            </w:r>
                          </w:del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AF877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17.5pt;margin-top:37pt;width:374.55pt;height:51.45pt;z-index:-2516561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" filled="f" stroked="f">
              <v:textbox inset="0,0,0,0">
                <w:txbxContent>
                  <w:p w14:paraId="1B45C51A" w14:textId="77777777" w:rsidR="00F641A0" w:rsidRDefault="00000000">
                    <w:pPr>
                      <w:spacing w:line="239" w:lineRule="exact"/>
                      <w:jc w:val="center"/>
                      <w:rPr>
                        <w:b/>
                      </w:rPr>
                    </w:pPr>
                    <w:r>
                      <w:rPr>
                        <w:b/>
                        <w:color w:val="766F6F"/>
                      </w:rPr>
                      <w:t>UNIVERSIDAD</w:t>
                    </w:r>
                    <w:r>
                      <w:rPr>
                        <w:b/>
                        <w:color w:val="766F6F"/>
                        <w:spacing w:val="-14"/>
                      </w:rPr>
                      <w:t xml:space="preserve"> </w:t>
                    </w:r>
                    <w:r>
                      <w:rPr>
                        <w:b/>
                        <w:color w:val="766F6F"/>
                      </w:rPr>
                      <w:t>NACIONAL</w:t>
                    </w:r>
                    <w:r>
                      <w:rPr>
                        <w:b/>
                        <w:color w:val="766F6F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766F6F"/>
                      </w:rPr>
                      <w:t>SAN</w:t>
                    </w:r>
                    <w:r>
                      <w:rPr>
                        <w:b/>
                        <w:color w:val="766F6F"/>
                        <w:spacing w:val="-9"/>
                      </w:rPr>
                      <w:t xml:space="preserve"> </w:t>
                    </w:r>
                    <w:r>
                      <w:rPr>
                        <w:b/>
                        <w:color w:val="766F6F"/>
                      </w:rPr>
                      <w:t>ANTONIO</w:t>
                    </w:r>
                    <w:r>
                      <w:rPr>
                        <w:b/>
                        <w:color w:val="766F6F"/>
                        <w:spacing w:val="-13"/>
                      </w:rPr>
                      <w:t xml:space="preserve"> </w:t>
                    </w:r>
                    <w:r>
                      <w:rPr>
                        <w:b/>
                        <w:color w:val="766F6F"/>
                      </w:rPr>
                      <w:t>ABAD</w:t>
                    </w:r>
                    <w:r>
                      <w:rPr>
                        <w:b/>
                        <w:color w:val="766F6F"/>
                        <w:spacing w:val="-10"/>
                      </w:rPr>
                      <w:t xml:space="preserve"> </w:t>
                    </w:r>
                    <w:r>
                      <w:rPr>
                        <w:b/>
                        <w:color w:val="766F6F"/>
                      </w:rPr>
                      <w:t>DEL</w:t>
                    </w:r>
                    <w:r>
                      <w:rPr>
                        <w:b/>
                        <w:color w:val="766F6F"/>
                        <w:spacing w:val="-10"/>
                      </w:rPr>
                      <w:t xml:space="preserve"> </w:t>
                    </w:r>
                    <w:r>
                      <w:rPr>
                        <w:b/>
                        <w:color w:val="766F6F"/>
                        <w:spacing w:val="-2"/>
                      </w:rPr>
                      <w:t>CUSCO</w:t>
                    </w:r>
                  </w:p>
                  <w:p w14:paraId="5EA732D6" w14:textId="77777777" w:rsidR="00F641A0" w:rsidRDefault="00000000">
                    <w:pPr>
                      <w:spacing w:line="262" w:lineRule="exact"/>
                      <w:jc w:val="center"/>
                      <w:rPr>
                        <w:b/>
                      </w:rPr>
                    </w:pPr>
                    <w:r>
                      <w:rPr>
                        <w:b/>
                        <w:color w:val="766F6F"/>
                      </w:rPr>
                      <w:t>FACULTAD</w:t>
                    </w:r>
                    <w:r>
                      <w:rPr>
                        <w:b/>
                        <w:color w:val="766F6F"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color w:val="766F6F"/>
                      </w:rPr>
                      <w:t>DE</w:t>
                    </w:r>
                    <w:r>
                      <w:rPr>
                        <w:b/>
                        <w:color w:val="766F6F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766F6F"/>
                      </w:rPr>
                      <w:t>CIENCIAS</w:t>
                    </w:r>
                    <w:r>
                      <w:rPr>
                        <w:b/>
                        <w:color w:val="766F6F"/>
                        <w:spacing w:val="-10"/>
                      </w:rPr>
                      <w:t xml:space="preserve"> </w:t>
                    </w:r>
                    <w:r>
                      <w:rPr>
                        <w:b/>
                        <w:color w:val="766F6F"/>
                        <w:spacing w:val="-2"/>
                      </w:rPr>
                      <w:t>BIOLOGICAS</w:t>
                    </w:r>
                  </w:p>
                  <w:p w14:paraId="4F562504" w14:textId="20AD70BF" w:rsidR="00F641A0" w:rsidRDefault="00000000">
                    <w:pPr>
                      <w:spacing w:line="267" w:lineRule="exact"/>
                      <w:jc w:val="center"/>
                      <w:rPr>
                        <w:b/>
                      </w:rPr>
                    </w:pPr>
                    <w:del w:id="22" w:author="User" w:date="2026-07-16T17:42:00Z" w16du:dateUtc="2026-07-16T22:42:00Z">
                      <w:r w:rsidDel="00A74491">
                        <w:rPr>
                          <w:b/>
                          <w:color w:val="766F6F"/>
                        </w:rPr>
                        <w:delText>I</w:delText>
                      </w:r>
                    </w:del>
                    <w:r>
                      <w:rPr>
                        <w:b/>
                        <w:color w:val="766F6F"/>
                      </w:rPr>
                      <w:t>V</w:t>
                    </w:r>
                    <w:ins w:id="23" w:author="User" w:date="2026-07-16T17:42:00Z" w16du:dateUtc="2026-07-16T22:42:00Z">
                      <w:r w:rsidR="00A74491">
                        <w:rPr>
                          <w:b/>
                          <w:color w:val="766F6F"/>
                        </w:rPr>
                        <w:t>I</w:t>
                      </w:r>
                    </w:ins>
                    <w:r>
                      <w:rPr>
                        <w:b/>
                        <w:color w:val="766F6F"/>
                        <w:spacing w:val="-13"/>
                      </w:rPr>
                      <w:t xml:space="preserve"> </w:t>
                    </w:r>
                    <w:r>
                      <w:rPr>
                        <w:b/>
                        <w:color w:val="766F6F"/>
                      </w:rPr>
                      <w:t>CONVENCIÓN</w:t>
                    </w:r>
                    <w:r>
                      <w:rPr>
                        <w:b/>
                        <w:color w:val="766F6F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766F6F"/>
                      </w:rPr>
                      <w:t>ANUAL</w:t>
                    </w:r>
                    <w:r>
                      <w:rPr>
                        <w:b/>
                        <w:color w:val="766F6F"/>
                        <w:spacing w:val="-13"/>
                      </w:rPr>
                      <w:t xml:space="preserve"> </w:t>
                    </w:r>
                    <w:r>
                      <w:rPr>
                        <w:b/>
                        <w:color w:val="766F6F"/>
                      </w:rPr>
                      <w:t>DE</w:t>
                    </w:r>
                    <w:r>
                      <w:rPr>
                        <w:b/>
                        <w:color w:val="766F6F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766F6F"/>
                      </w:rPr>
                      <w:t>ESTUDIANTES</w:t>
                    </w:r>
                    <w:r>
                      <w:rPr>
                        <w:b/>
                        <w:color w:val="766F6F"/>
                        <w:spacing w:val="-8"/>
                      </w:rPr>
                      <w:t xml:space="preserve"> </w:t>
                    </w:r>
                    <w:r>
                      <w:rPr>
                        <w:b/>
                        <w:color w:val="766F6F"/>
                      </w:rPr>
                      <w:t>DE</w:t>
                    </w:r>
                    <w:r>
                      <w:rPr>
                        <w:b/>
                        <w:color w:val="766F6F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766F6F"/>
                      </w:rPr>
                      <w:t>BIOLOGIA</w:t>
                    </w:r>
                    <w:r>
                      <w:rPr>
                        <w:b/>
                        <w:color w:val="766F6F"/>
                        <w:spacing w:val="-8"/>
                      </w:rPr>
                      <w:t xml:space="preserve"> </w:t>
                    </w:r>
                    <w:r>
                      <w:rPr>
                        <w:b/>
                        <w:color w:val="766F6F"/>
                      </w:rPr>
                      <w:t>DEL</w:t>
                    </w:r>
                    <w:r>
                      <w:rPr>
                        <w:b/>
                        <w:color w:val="766F6F"/>
                        <w:spacing w:val="-12"/>
                      </w:rPr>
                      <w:t xml:space="preserve"> </w:t>
                    </w:r>
                    <w:r>
                      <w:rPr>
                        <w:b/>
                        <w:color w:val="766F6F"/>
                      </w:rPr>
                      <w:t>CUSCO</w:t>
                    </w:r>
                    <w:r>
                      <w:rPr>
                        <w:b/>
                        <w:color w:val="766F6F"/>
                        <w:spacing w:val="-10"/>
                      </w:rPr>
                      <w:t xml:space="preserve"> </w:t>
                    </w:r>
                    <w:r>
                      <w:rPr>
                        <w:b/>
                        <w:color w:val="766F6F"/>
                      </w:rPr>
                      <w:t>EXPOBIO-</w:t>
                    </w:r>
                    <w:r>
                      <w:rPr>
                        <w:b/>
                        <w:color w:val="766F6F"/>
                        <w:spacing w:val="-4"/>
                      </w:rPr>
                      <w:t>202</w:t>
                    </w:r>
                    <w:ins w:id="24" w:author="User" w:date="2026-07-16T17:42:00Z" w16du:dateUtc="2026-07-16T22:42:00Z">
                      <w:r w:rsidR="00A74491">
                        <w:rPr>
                          <w:b/>
                          <w:color w:val="766F6F"/>
                          <w:spacing w:val="-4"/>
                        </w:rPr>
                        <w:t>6</w:t>
                      </w:r>
                    </w:ins>
                    <w:del w:id="25" w:author="User" w:date="2026-07-16T17:42:00Z" w16du:dateUtc="2026-07-16T22:42:00Z">
                      <w:r w:rsidDel="00A74491">
                        <w:rPr>
                          <w:b/>
                          <w:color w:val="766F6F"/>
                          <w:spacing w:val="-4"/>
                        </w:rPr>
                        <w:delText>5</w:delText>
                      </w:r>
                    </w:del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w:drawing>
        <wp:anchor distT="0" distB="0" distL="0" distR="0" simplePos="0" relativeHeight="251656192" behindDoc="1" locked="0" layoutInCell="1" allowOverlap="1" wp14:anchorId="708BD5FD" wp14:editId="3F9D4C03">
          <wp:simplePos x="0" y="0"/>
          <wp:positionH relativeFrom="page">
            <wp:posOffset>6650355</wp:posOffset>
          </wp:positionH>
          <wp:positionV relativeFrom="page">
            <wp:posOffset>220345</wp:posOffset>
          </wp:positionV>
          <wp:extent cx="704215" cy="8699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4215" cy="869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  <w:sz w:val="20"/>
      </w:rPr>
      <w:drawing>
        <wp:anchor distT="0" distB="0" distL="0" distR="0" simplePos="0" relativeHeight="251658240" behindDoc="1" locked="0" layoutInCell="1" allowOverlap="1" wp14:anchorId="1079E7BC" wp14:editId="65FA8D59">
          <wp:simplePos x="0" y="0"/>
          <wp:positionH relativeFrom="page">
            <wp:posOffset>378459</wp:posOffset>
          </wp:positionH>
          <wp:positionV relativeFrom="page">
            <wp:posOffset>238175</wp:posOffset>
          </wp:positionV>
          <wp:extent cx="664210" cy="88221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64210" cy="8822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4BE6"/>
    <w:multiLevelType w:val="hybridMultilevel"/>
    <w:tmpl w:val="E604D3AC"/>
    <w:lvl w:ilvl="0" w:tplc="F790040E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FD063C8">
      <w:numFmt w:val="bullet"/>
      <w:lvlText w:val="•"/>
      <w:lvlJc w:val="left"/>
      <w:pPr>
        <w:ind w:left="2142" w:hanging="360"/>
      </w:pPr>
      <w:rPr>
        <w:rFonts w:hint="default"/>
        <w:lang w:val="es-ES" w:eastAsia="en-US" w:bidi="ar-SA"/>
      </w:rPr>
    </w:lvl>
    <w:lvl w:ilvl="2" w:tplc="859C1BD8">
      <w:numFmt w:val="bullet"/>
      <w:lvlText w:val="•"/>
      <w:lvlJc w:val="left"/>
      <w:pPr>
        <w:ind w:left="2944" w:hanging="360"/>
      </w:pPr>
      <w:rPr>
        <w:rFonts w:hint="default"/>
        <w:lang w:val="es-ES" w:eastAsia="en-US" w:bidi="ar-SA"/>
      </w:rPr>
    </w:lvl>
    <w:lvl w:ilvl="3" w:tplc="ACD2A3B0">
      <w:numFmt w:val="bullet"/>
      <w:lvlText w:val="•"/>
      <w:lvlJc w:val="left"/>
      <w:pPr>
        <w:ind w:left="3746" w:hanging="360"/>
      </w:pPr>
      <w:rPr>
        <w:rFonts w:hint="default"/>
        <w:lang w:val="es-ES" w:eastAsia="en-US" w:bidi="ar-SA"/>
      </w:rPr>
    </w:lvl>
    <w:lvl w:ilvl="4" w:tplc="3C70EBAA">
      <w:numFmt w:val="bullet"/>
      <w:lvlText w:val="•"/>
      <w:lvlJc w:val="left"/>
      <w:pPr>
        <w:ind w:left="4548" w:hanging="360"/>
      </w:pPr>
      <w:rPr>
        <w:rFonts w:hint="default"/>
        <w:lang w:val="es-ES" w:eastAsia="en-US" w:bidi="ar-SA"/>
      </w:rPr>
    </w:lvl>
    <w:lvl w:ilvl="5" w:tplc="678CC2A8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3C8C523C">
      <w:numFmt w:val="bullet"/>
      <w:lvlText w:val="•"/>
      <w:lvlJc w:val="left"/>
      <w:pPr>
        <w:ind w:left="6152" w:hanging="360"/>
      </w:pPr>
      <w:rPr>
        <w:rFonts w:hint="default"/>
        <w:lang w:val="es-ES" w:eastAsia="en-US" w:bidi="ar-SA"/>
      </w:rPr>
    </w:lvl>
    <w:lvl w:ilvl="7" w:tplc="5CEE71DC">
      <w:numFmt w:val="bullet"/>
      <w:lvlText w:val="•"/>
      <w:lvlJc w:val="left"/>
      <w:pPr>
        <w:ind w:left="6954" w:hanging="360"/>
      </w:pPr>
      <w:rPr>
        <w:rFonts w:hint="default"/>
        <w:lang w:val="es-ES" w:eastAsia="en-US" w:bidi="ar-SA"/>
      </w:rPr>
    </w:lvl>
    <w:lvl w:ilvl="8" w:tplc="6C428462">
      <w:numFmt w:val="bullet"/>
      <w:lvlText w:val="•"/>
      <w:lvlJc w:val="left"/>
      <w:pPr>
        <w:ind w:left="775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28C12D7"/>
    <w:multiLevelType w:val="hybridMultilevel"/>
    <w:tmpl w:val="F342E5EA"/>
    <w:lvl w:ilvl="0" w:tplc="FC086BB0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7B86DE8">
      <w:numFmt w:val="bullet"/>
      <w:lvlText w:val="•"/>
      <w:lvlJc w:val="left"/>
      <w:pPr>
        <w:ind w:left="2142" w:hanging="360"/>
      </w:pPr>
      <w:rPr>
        <w:rFonts w:hint="default"/>
        <w:lang w:val="es-ES" w:eastAsia="en-US" w:bidi="ar-SA"/>
      </w:rPr>
    </w:lvl>
    <w:lvl w:ilvl="2" w:tplc="DD361B26">
      <w:numFmt w:val="bullet"/>
      <w:lvlText w:val="•"/>
      <w:lvlJc w:val="left"/>
      <w:pPr>
        <w:ind w:left="2944" w:hanging="360"/>
      </w:pPr>
      <w:rPr>
        <w:rFonts w:hint="default"/>
        <w:lang w:val="es-ES" w:eastAsia="en-US" w:bidi="ar-SA"/>
      </w:rPr>
    </w:lvl>
    <w:lvl w:ilvl="3" w:tplc="01F099EE">
      <w:numFmt w:val="bullet"/>
      <w:lvlText w:val="•"/>
      <w:lvlJc w:val="left"/>
      <w:pPr>
        <w:ind w:left="3746" w:hanging="360"/>
      </w:pPr>
      <w:rPr>
        <w:rFonts w:hint="default"/>
        <w:lang w:val="es-ES" w:eastAsia="en-US" w:bidi="ar-SA"/>
      </w:rPr>
    </w:lvl>
    <w:lvl w:ilvl="4" w:tplc="D9702438">
      <w:numFmt w:val="bullet"/>
      <w:lvlText w:val="•"/>
      <w:lvlJc w:val="left"/>
      <w:pPr>
        <w:ind w:left="4548" w:hanging="360"/>
      </w:pPr>
      <w:rPr>
        <w:rFonts w:hint="default"/>
        <w:lang w:val="es-ES" w:eastAsia="en-US" w:bidi="ar-SA"/>
      </w:rPr>
    </w:lvl>
    <w:lvl w:ilvl="5" w:tplc="F92CBAC8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0F64DE8E">
      <w:numFmt w:val="bullet"/>
      <w:lvlText w:val="•"/>
      <w:lvlJc w:val="left"/>
      <w:pPr>
        <w:ind w:left="6152" w:hanging="360"/>
      </w:pPr>
      <w:rPr>
        <w:rFonts w:hint="default"/>
        <w:lang w:val="es-ES" w:eastAsia="en-US" w:bidi="ar-SA"/>
      </w:rPr>
    </w:lvl>
    <w:lvl w:ilvl="7" w:tplc="7E96AD76">
      <w:numFmt w:val="bullet"/>
      <w:lvlText w:val="•"/>
      <w:lvlJc w:val="left"/>
      <w:pPr>
        <w:ind w:left="6954" w:hanging="360"/>
      </w:pPr>
      <w:rPr>
        <w:rFonts w:hint="default"/>
        <w:lang w:val="es-ES" w:eastAsia="en-US" w:bidi="ar-SA"/>
      </w:rPr>
    </w:lvl>
    <w:lvl w:ilvl="8" w:tplc="17FC61E6">
      <w:numFmt w:val="bullet"/>
      <w:lvlText w:val="•"/>
      <w:lvlJc w:val="left"/>
      <w:pPr>
        <w:ind w:left="775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A147033"/>
    <w:multiLevelType w:val="multilevel"/>
    <w:tmpl w:val="41163976"/>
    <w:lvl w:ilvl="0">
      <w:start w:val="1"/>
      <w:numFmt w:val="decimal"/>
      <w:lvlText w:val="%1."/>
      <w:lvlJc w:val="left"/>
      <w:pPr>
        <w:ind w:left="689" w:hanging="569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70" w:hanging="555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911" w:hanging="55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42" w:hanging="55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73" w:hanging="55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04" w:hanging="55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35" w:hanging="55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66" w:hanging="55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97" w:hanging="555"/>
      </w:pPr>
      <w:rPr>
        <w:rFonts w:hint="default"/>
        <w:lang w:val="es-ES" w:eastAsia="en-US" w:bidi="ar-SA"/>
      </w:rPr>
    </w:lvl>
  </w:abstractNum>
  <w:abstractNum w:abstractNumId="3" w15:restartNumberingAfterBreak="0">
    <w:nsid w:val="3F573985"/>
    <w:multiLevelType w:val="hybridMultilevel"/>
    <w:tmpl w:val="DE9E02C4"/>
    <w:lvl w:ilvl="0" w:tplc="506CBD58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614BB36">
      <w:numFmt w:val="bullet"/>
      <w:lvlText w:val="•"/>
      <w:lvlJc w:val="left"/>
      <w:pPr>
        <w:ind w:left="2142" w:hanging="360"/>
      </w:pPr>
      <w:rPr>
        <w:rFonts w:hint="default"/>
        <w:lang w:val="es-ES" w:eastAsia="en-US" w:bidi="ar-SA"/>
      </w:rPr>
    </w:lvl>
    <w:lvl w:ilvl="2" w:tplc="9BAED96A">
      <w:numFmt w:val="bullet"/>
      <w:lvlText w:val="•"/>
      <w:lvlJc w:val="left"/>
      <w:pPr>
        <w:ind w:left="2944" w:hanging="360"/>
      </w:pPr>
      <w:rPr>
        <w:rFonts w:hint="default"/>
        <w:lang w:val="es-ES" w:eastAsia="en-US" w:bidi="ar-SA"/>
      </w:rPr>
    </w:lvl>
    <w:lvl w:ilvl="3" w:tplc="5AF26A18">
      <w:numFmt w:val="bullet"/>
      <w:lvlText w:val="•"/>
      <w:lvlJc w:val="left"/>
      <w:pPr>
        <w:ind w:left="3746" w:hanging="360"/>
      </w:pPr>
      <w:rPr>
        <w:rFonts w:hint="default"/>
        <w:lang w:val="es-ES" w:eastAsia="en-US" w:bidi="ar-SA"/>
      </w:rPr>
    </w:lvl>
    <w:lvl w:ilvl="4" w:tplc="BD26FD9E">
      <w:numFmt w:val="bullet"/>
      <w:lvlText w:val="•"/>
      <w:lvlJc w:val="left"/>
      <w:pPr>
        <w:ind w:left="4548" w:hanging="360"/>
      </w:pPr>
      <w:rPr>
        <w:rFonts w:hint="default"/>
        <w:lang w:val="es-ES" w:eastAsia="en-US" w:bidi="ar-SA"/>
      </w:rPr>
    </w:lvl>
    <w:lvl w:ilvl="5" w:tplc="240E701C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3C26DAFE">
      <w:numFmt w:val="bullet"/>
      <w:lvlText w:val="•"/>
      <w:lvlJc w:val="left"/>
      <w:pPr>
        <w:ind w:left="6152" w:hanging="360"/>
      </w:pPr>
      <w:rPr>
        <w:rFonts w:hint="default"/>
        <w:lang w:val="es-ES" w:eastAsia="en-US" w:bidi="ar-SA"/>
      </w:rPr>
    </w:lvl>
    <w:lvl w:ilvl="7" w:tplc="CBD89348">
      <w:numFmt w:val="bullet"/>
      <w:lvlText w:val="•"/>
      <w:lvlJc w:val="left"/>
      <w:pPr>
        <w:ind w:left="6954" w:hanging="360"/>
      </w:pPr>
      <w:rPr>
        <w:rFonts w:hint="default"/>
        <w:lang w:val="es-ES" w:eastAsia="en-US" w:bidi="ar-SA"/>
      </w:rPr>
    </w:lvl>
    <w:lvl w:ilvl="8" w:tplc="DBE8FC36">
      <w:numFmt w:val="bullet"/>
      <w:lvlText w:val="•"/>
      <w:lvlJc w:val="left"/>
      <w:pPr>
        <w:ind w:left="7756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46282102"/>
    <w:multiLevelType w:val="hybridMultilevel"/>
    <w:tmpl w:val="25F46CAC"/>
    <w:lvl w:ilvl="0" w:tplc="7CF8A25E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3765518">
      <w:numFmt w:val="bullet"/>
      <w:lvlText w:val="•"/>
      <w:lvlJc w:val="left"/>
      <w:pPr>
        <w:ind w:left="2142" w:hanging="360"/>
      </w:pPr>
      <w:rPr>
        <w:rFonts w:hint="default"/>
        <w:lang w:val="es-ES" w:eastAsia="en-US" w:bidi="ar-SA"/>
      </w:rPr>
    </w:lvl>
    <w:lvl w:ilvl="2" w:tplc="D07CB362">
      <w:numFmt w:val="bullet"/>
      <w:lvlText w:val="•"/>
      <w:lvlJc w:val="left"/>
      <w:pPr>
        <w:ind w:left="2944" w:hanging="360"/>
      </w:pPr>
      <w:rPr>
        <w:rFonts w:hint="default"/>
        <w:lang w:val="es-ES" w:eastAsia="en-US" w:bidi="ar-SA"/>
      </w:rPr>
    </w:lvl>
    <w:lvl w:ilvl="3" w:tplc="68B68BB8">
      <w:numFmt w:val="bullet"/>
      <w:lvlText w:val="•"/>
      <w:lvlJc w:val="left"/>
      <w:pPr>
        <w:ind w:left="3746" w:hanging="360"/>
      </w:pPr>
      <w:rPr>
        <w:rFonts w:hint="default"/>
        <w:lang w:val="es-ES" w:eastAsia="en-US" w:bidi="ar-SA"/>
      </w:rPr>
    </w:lvl>
    <w:lvl w:ilvl="4" w:tplc="B3C88C48">
      <w:numFmt w:val="bullet"/>
      <w:lvlText w:val="•"/>
      <w:lvlJc w:val="left"/>
      <w:pPr>
        <w:ind w:left="4548" w:hanging="360"/>
      </w:pPr>
      <w:rPr>
        <w:rFonts w:hint="default"/>
        <w:lang w:val="es-ES" w:eastAsia="en-US" w:bidi="ar-SA"/>
      </w:rPr>
    </w:lvl>
    <w:lvl w:ilvl="5" w:tplc="0C72B18A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8390B2A2">
      <w:numFmt w:val="bullet"/>
      <w:lvlText w:val="•"/>
      <w:lvlJc w:val="left"/>
      <w:pPr>
        <w:ind w:left="6152" w:hanging="360"/>
      </w:pPr>
      <w:rPr>
        <w:rFonts w:hint="default"/>
        <w:lang w:val="es-ES" w:eastAsia="en-US" w:bidi="ar-SA"/>
      </w:rPr>
    </w:lvl>
    <w:lvl w:ilvl="7" w:tplc="A364ABE0">
      <w:numFmt w:val="bullet"/>
      <w:lvlText w:val="•"/>
      <w:lvlJc w:val="left"/>
      <w:pPr>
        <w:ind w:left="6954" w:hanging="360"/>
      </w:pPr>
      <w:rPr>
        <w:rFonts w:hint="default"/>
        <w:lang w:val="es-ES" w:eastAsia="en-US" w:bidi="ar-SA"/>
      </w:rPr>
    </w:lvl>
    <w:lvl w:ilvl="8" w:tplc="606EBAAA">
      <w:numFmt w:val="bullet"/>
      <w:lvlText w:val="•"/>
      <w:lvlJc w:val="left"/>
      <w:pPr>
        <w:ind w:left="7756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70BC1A69"/>
    <w:multiLevelType w:val="hybridMultilevel"/>
    <w:tmpl w:val="B2F264FA"/>
    <w:lvl w:ilvl="0" w:tplc="4830DAFE">
      <w:numFmt w:val="bullet"/>
      <w:lvlText w:val=""/>
      <w:lvlJc w:val="left"/>
      <w:pPr>
        <w:ind w:left="20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F88332E">
      <w:numFmt w:val="bullet"/>
      <w:lvlText w:val="•"/>
      <w:lvlJc w:val="left"/>
      <w:pPr>
        <w:ind w:left="2790" w:hanging="360"/>
      </w:pPr>
      <w:rPr>
        <w:rFonts w:hint="default"/>
        <w:lang w:val="es-ES" w:eastAsia="en-US" w:bidi="ar-SA"/>
      </w:rPr>
    </w:lvl>
    <w:lvl w:ilvl="2" w:tplc="CC5CA356">
      <w:numFmt w:val="bullet"/>
      <w:lvlText w:val="•"/>
      <w:lvlJc w:val="left"/>
      <w:pPr>
        <w:ind w:left="3520" w:hanging="360"/>
      </w:pPr>
      <w:rPr>
        <w:rFonts w:hint="default"/>
        <w:lang w:val="es-ES" w:eastAsia="en-US" w:bidi="ar-SA"/>
      </w:rPr>
    </w:lvl>
    <w:lvl w:ilvl="3" w:tplc="BCACA66E">
      <w:numFmt w:val="bullet"/>
      <w:lvlText w:val="•"/>
      <w:lvlJc w:val="left"/>
      <w:pPr>
        <w:ind w:left="4250" w:hanging="360"/>
      </w:pPr>
      <w:rPr>
        <w:rFonts w:hint="default"/>
        <w:lang w:val="es-ES" w:eastAsia="en-US" w:bidi="ar-SA"/>
      </w:rPr>
    </w:lvl>
    <w:lvl w:ilvl="4" w:tplc="5E160F0C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7AB2612A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109CAE34">
      <w:numFmt w:val="bullet"/>
      <w:lvlText w:val="•"/>
      <w:lvlJc w:val="left"/>
      <w:pPr>
        <w:ind w:left="6440" w:hanging="360"/>
      </w:pPr>
      <w:rPr>
        <w:rFonts w:hint="default"/>
        <w:lang w:val="es-ES" w:eastAsia="en-US" w:bidi="ar-SA"/>
      </w:rPr>
    </w:lvl>
    <w:lvl w:ilvl="7" w:tplc="9EBADBE0">
      <w:numFmt w:val="bullet"/>
      <w:lvlText w:val="•"/>
      <w:lvlJc w:val="left"/>
      <w:pPr>
        <w:ind w:left="7170" w:hanging="360"/>
      </w:pPr>
      <w:rPr>
        <w:rFonts w:hint="default"/>
        <w:lang w:val="es-ES" w:eastAsia="en-US" w:bidi="ar-SA"/>
      </w:rPr>
    </w:lvl>
    <w:lvl w:ilvl="8" w:tplc="A7A0452C">
      <w:numFmt w:val="bullet"/>
      <w:lvlText w:val="•"/>
      <w:lvlJc w:val="left"/>
      <w:pPr>
        <w:ind w:left="7900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7E567549"/>
    <w:multiLevelType w:val="hybridMultilevel"/>
    <w:tmpl w:val="6002BFB8"/>
    <w:lvl w:ilvl="0" w:tplc="A08C966C">
      <w:start w:val="1"/>
      <w:numFmt w:val="decimal"/>
      <w:lvlText w:val="%1."/>
      <w:lvlJc w:val="left"/>
      <w:pPr>
        <w:ind w:left="98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7"/>
        <w:sz w:val="20"/>
        <w:szCs w:val="20"/>
        <w:lang w:val="es-ES" w:eastAsia="en-US" w:bidi="ar-SA"/>
      </w:rPr>
    </w:lvl>
    <w:lvl w:ilvl="1" w:tplc="3F0623CA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766A43FC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748C9226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4B1E22D8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3EA0DC20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2FCC1A5E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EA601B66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954CFC0C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num w:numId="1" w16cid:durableId="1921792360">
    <w:abstractNumId w:val="4"/>
  </w:num>
  <w:num w:numId="2" w16cid:durableId="1795441589">
    <w:abstractNumId w:val="3"/>
  </w:num>
  <w:num w:numId="3" w16cid:durableId="881131897">
    <w:abstractNumId w:val="0"/>
  </w:num>
  <w:num w:numId="4" w16cid:durableId="70473180">
    <w:abstractNumId w:val="1"/>
  </w:num>
  <w:num w:numId="5" w16cid:durableId="225530569">
    <w:abstractNumId w:val="5"/>
  </w:num>
  <w:num w:numId="6" w16cid:durableId="1483303861">
    <w:abstractNumId w:val="2"/>
  </w:num>
  <w:num w:numId="7" w16cid:durableId="1057555239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trackRevisions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1A0"/>
    <w:rsid w:val="001F630F"/>
    <w:rsid w:val="0060086E"/>
    <w:rsid w:val="00684AE6"/>
    <w:rsid w:val="006C287F"/>
    <w:rsid w:val="0070542C"/>
    <w:rsid w:val="0097302F"/>
    <w:rsid w:val="00A74491"/>
    <w:rsid w:val="00B80DA3"/>
    <w:rsid w:val="00DA1F24"/>
    <w:rsid w:val="00F43074"/>
    <w:rsid w:val="00F641A0"/>
    <w:rsid w:val="00F9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2D82E81"/>
  <w15:docId w15:val="{D948490D-5FB4-46F7-8FD5-0EE9F7ED2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969" w:hanging="707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342" w:hanging="360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35"/>
      <w:jc w:val="center"/>
    </w:pPr>
  </w:style>
  <w:style w:type="character" w:styleId="Hipervnculo">
    <w:name w:val="Hyperlink"/>
    <w:basedOn w:val="Fuentedeprrafopredeter"/>
    <w:uiPriority w:val="99"/>
    <w:unhideWhenUsed/>
    <w:rsid w:val="001F630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630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7449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4491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449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4491"/>
    <w:rPr>
      <w:rFonts w:ascii="Calibri" w:eastAsia="Calibri" w:hAnsi="Calibri" w:cs="Calibri"/>
      <w:lang w:val="es-ES"/>
    </w:rPr>
  </w:style>
  <w:style w:type="paragraph" w:styleId="Revisin">
    <w:name w:val="Revision"/>
    <w:hidden/>
    <w:uiPriority w:val="99"/>
    <w:semiHidden/>
    <w:rsid w:val="00A74491"/>
    <w:pPr>
      <w:widowControl/>
      <w:autoSpaceDE/>
      <w:autoSpaceDN/>
    </w:pPr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ceMX5BzoYCPXHr916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1016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saul salas jara</dc:creator>
  <cp:lastModifiedBy>User</cp:lastModifiedBy>
  <cp:revision>3</cp:revision>
  <dcterms:created xsi:type="dcterms:W3CDTF">2026-07-16T23:26:00Z</dcterms:created>
  <dcterms:modified xsi:type="dcterms:W3CDTF">2026-07-16T23:27:00Z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2025-08-19T00:00:00Z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2026-07-02T00:00:00Z</vt:filetime>
  </property>
  <property fmtid="{D5CDD505-2E9C-101B-9397-08002B2CF9AE}" pid="6" name="Producer">
    <vt:lpwstr>Microsoft® Word LTSC</vt:lpwstr>
  </property>
</Properties>
</file>