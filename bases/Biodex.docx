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92A6" w14:textId="77777777" w:rsidR="000B2819" w:rsidRDefault="00000000">
      <w:pPr>
        <w:jc w:val="center"/>
        <w:rPr>
          <w:b/>
          <w:bCs/>
        </w:rPr>
      </w:pPr>
      <w:r>
        <w:rPr>
          <w:b/>
          <w:bCs/>
        </w:rPr>
        <w:t>REGLAMENTO DEL CONCURSO DE CONOCIMIENTOS EN CIENCIAS BIOLÓGICAS “</w:t>
      </w:r>
      <w:proofErr w:type="spellStart"/>
      <w:r>
        <w:rPr>
          <w:b/>
          <w:bCs/>
        </w:rPr>
        <w:t>BioDEX</w:t>
      </w:r>
      <w:proofErr w:type="spellEnd"/>
      <w:r>
        <w:rPr>
          <w:b/>
          <w:bCs/>
        </w:rPr>
        <w:t>”</w:t>
      </w:r>
    </w:p>
    <w:p w14:paraId="424CE124" w14:textId="77777777" w:rsidR="000B2819" w:rsidRDefault="000B2819"/>
    <w:p w14:paraId="1A65FF37" w14:textId="7AD4641A" w:rsidR="000B2819" w:rsidRDefault="00000000" w:rsidP="004234D7">
      <w:pPr>
        <w:jc w:val="both"/>
      </w:pPr>
      <w:r>
        <w:t>El presente documento norma el funcionamiento del Concurso sobre conocimientos de ciencias biológicas – 2026 “</w:t>
      </w:r>
      <w:proofErr w:type="spellStart"/>
      <w:r>
        <w:t>BioDex</w:t>
      </w:r>
      <w:proofErr w:type="spellEnd"/>
      <w:r>
        <w:t xml:space="preserve">” que se desarrollará en el marco del EXPOBIO 2026. </w:t>
      </w:r>
      <w:proofErr w:type="spellStart"/>
      <w:r>
        <w:t>BioDex</w:t>
      </w:r>
      <w:proofErr w:type="spellEnd"/>
      <w:r>
        <w:t xml:space="preserve"> es un evento académico y formativo que tiene como propósito fomentar el interés por la ciencia, fortalecer el conocimiento del entorno biológico actual y ampliar el horizonte cultural de los estudiantes de la Facultad de Ciencias Biológicas de la UNSAAC.</w:t>
      </w:r>
      <w:ins w:id="0" w:author="User" w:date="2026-08-05T12:29:00Z" w16du:dateUtc="2026-08-05T17:29:00Z">
        <w:r w:rsidR="004234D7">
          <w:t xml:space="preserve"> </w:t>
        </w:r>
      </w:ins>
      <w:r>
        <w:t>Esta actividad busca no solo reforzar contenidos académicos, sino también incentivar el pensamiento crítico, la curiosidad científica</w:t>
      </w:r>
      <w:ins w:id="1" w:author="User" w:date="2026-08-05T12:33:00Z" w16du:dateUtc="2026-08-05T17:33:00Z">
        <w:r w:rsidR="004234D7">
          <w:t>, despertar el entusiasmo por el aprendizaje colaborativo</w:t>
        </w:r>
      </w:ins>
      <w:r>
        <w:t xml:space="preserve"> y la integración entre estudiantes a través de una dinámica participativa y lúdica.</w:t>
      </w:r>
      <w:del w:id="2" w:author="User" w:date="2026-08-05T12:33:00Z" w16du:dateUtc="2026-08-05T17:33:00Z">
        <w:r w:rsidDel="004234D7">
          <w:delText xml:space="preserve"> Al poner a prueba los saberes biológicos en un formato de concurso, se pretende despertar el entusiasmo por el aprendizaje colaborativo y la reflexión sobre el papel de la biología en la sociedad</w:delText>
        </w:r>
      </w:del>
      <w:r>
        <w:t>.</w:t>
      </w:r>
      <w:ins w:id="3" w:author="User" w:date="2026-08-05T12:29:00Z" w16du:dateUtc="2026-08-05T17:29:00Z">
        <w:r w:rsidR="004234D7">
          <w:t xml:space="preserve"> </w:t>
        </w:r>
      </w:ins>
      <w:r>
        <w:t xml:space="preserve">El </w:t>
      </w:r>
      <w:proofErr w:type="spellStart"/>
      <w:r>
        <w:t>BioDex</w:t>
      </w:r>
      <w:proofErr w:type="spellEnd"/>
      <w:r>
        <w:t xml:space="preserve"> es un evento organizado por la VI Convención Anual de Estudiantes de Biología de Cusco (EXPOBIO – 2026).</w:t>
      </w:r>
    </w:p>
    <w:p w14:paraId="55FCB25A" w14:textId="77777777" w:rsidR="000B2819" w:rsidRDefault="000B2819"/>
    <w:p w14:paraId="5A530A93" w14:textId="77777777" w:rsidR="000B2819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TEMÁTICA</w:t>
      </w:r>
    </w:p>
    <w:p w14:paraId="3EC9881D" w14:textId="77777777" w:rsidR="000B2819" w:rsidRDefault="000B2819">
      <w:pPr>
        <w:ind w:left="720"/>
      </w:pPr>
    </w:p>
    <w:p w14:paraId="54778ACA" w14:textId="31279D3A" w:rsidR="000B2819" w:rsidRDefault="00000000">
      <w:pPr>
        <w:ind w:left="720"/>
        <w:jc w:val="both"/>
        <w:pPrChange w:id="4" w:author="User" w:date="2026-08-05T12:32:00Z" w16du:dateUtc="2026-08-05T17:32:00Z">
          <w:pPr>
            <w:ind w:left="720"/>
          </w:pPr>
        </w:pPrChange>
      </w:pPr>
      <w:r>
        <w:t xml:space="preserve">La temática elegida para la </w:t>
      </w:r>
      <w:ins w:id="5" w:author="User" w:date="2026-08-05T12:32:00Z" w16du:dateUtc="2026-08-05T17:32:00Z">
        <w:r w:rsidR="004234D7">
          <w:t>segunda</w:t>
        </w:r>
      </w:ins>
      <w:del w:id="6" w:author="User" w:date="2026-08-05T12:32:00Z" w16du:dateUtc="2026-08-05T17:32:00Z">
        <w:r w:rsidDel="004234D7">
          <w:delText>primera</w:delText>
        </w:r>
      </w:del>
      <w:r>
        <w:t xml:space="preserve"> edición del </w:t>
      </w:r>
      <w:proofErr w:type="spellStart"/>
      <w:r>
        <w:t>BioDex</w:t>
      </w:r>
      <w:proofErr w:type="spellEnd"/>
      <w:r>
        <w:t xml:space="preserve"> es “</w:t>
      </w:r>
      <w:ins w:id="7" w:author="User" w:date="2026-08-05T12:32:00Z" w16du:dateUtc="2026-08-05T17:32:00Z">
        <w:r w:rsidR="004234D7">
          <w:t>Áreas Naturales Protegidas de</w:t>
        </w:r>
      </w:ins>
      <w:ins w:id="8" w:author="User" w:date="2026-08-05T12:55:00Z" w16du:dateUtc="2026-08-05T17:55:00Z">
        <w:r w:rsidR="00F279F8">
          <w:t>l</w:t>
        </w:r>
      </w:ins>
      <w:ins w:id="9" w:author="User" w:date="2026-08-05T12:32:00Z" w16du:dateUtc="2026-08-05T17:32:00Z">
        <w:r w:rsidR="004234D7">
          <w:t xml:space="preserve"> Cusco”</w:t>
        </w:r>
      </w:ins>
      <w:del w:id="10" w:author="User" w:date="2026-08-05T12:32:00Z" w16du:dateUtc="2026-08-05T17:32:00Z">
        <w:r w:rsidDel="004234D7">
          <w:delText>Biodiversidad del Perú</w:delText>
        </w:r>
      </w:del>
      <w:r>
        <w:t>”</w:t>
      </w:r>
    </w:p>
    <w:p w14:paraId="09144173" w14:textId="77777777" w:rsidR="000B2819" w:rsidRDefault="000B2819">
      <w:pPr>
        <w:ind w:left="720"/>
      </w:pPr>
    </w:p>
    <w:p w14:paraId="691F98FD" w14:textId="77777777" w:rsidR="000B2819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 LOS PARTICIPANTES</w:t>
      </w:r>
    </w:p>
    <w:p w14:paraId="7C3D154C" w14:textId="77777777" w:rsidR="000B2819" w:rsidRDefault="000B2819">
      <w:pPr>
        <w:ind w:left="720"/>
      </w:pPr>
    </w:p>
    <w:p w14:paraId="4E66FA52" w14:textId="77777777" w:rsidR="000B2819" w:rsidRDefault="00000000">
      <w:pPr>
        <w:ind w:left="720"/>
      </w:pPr>
      <w:r>
        <w:t xml:space="preserve">Para participar en el II Concurso </w:t>
      </w:r>
      <w:proofErr w:type="spellStart"/>
      <w:r>
        <w:t>BioDex</w:t>
      </w:r>
      <w:proofErr w:type="spellEnd"/>
      <w:r>
        <w:t xml:space="preserve"> del EXPOBIO 2026, se debe cumplir con los siguientes requisitos:</w:t>
      </w:r>
    </w:p>
    <w:p w14:paraId="5F9E036A" w14:textId="77777777" w:rsidR="000B2819" w:rsidRDefault="000B2819">
      <w:pPr>
        <w:ind w:left="720"/>
      </w:pPr>
    </w:p>
    <w:p w14:paraId="4BF5DB5D" w14:textId="77777777" w:rsidR="000B2819" w:rsidRDefault="00000000">
      <w:pPr>
        <w:numPr>
          <w:ilvl w:val="0"/>
          <w:numId w:val="1"/>
        </w:numPr>
        <w:jc w:val="both"/>
        <w:pPrChange w:id="11" w:author="User" w:date="2026-08-05T12:34:00Z" w16du:dateUtc="2026-08-05T17:34:00Z">
          <w:pPr>
            <w:numPr>
              <w:numId w:val="1"/>
            </w:numPr>
            <w:ind w:left="1440" w:hanging="360"/>
          </w:pPr>
        </w:pPrChange>
      </w:pPr>
      <w:r>
        <w:t>Ser estudiante matriculado de pregrado en la Escuela Profesional de Biología de la Facultad de Ciencias Biológicas de la UNSAAC.</w:t>
      </w:r>
    </w:p>
    <w:p w14:paraId="31ED612B" w14:textId="3CF5C021" w:rsidR="000B2819" w:rsidRDefault="00000000">
      <w:pPr>
        <w:numPr>
          <w:ilvl w:val="0"/>
          <w:numId w:val="1"/>
        </w:numPr>
        <w:jc w:val="both"/>
        <w:pPrChange w:id="12" w:author="User" w:date="2026-08-05T12:34:00Z" w16du:dateUtc="2026-08-05T17:34:00Z">
          <w:pPr>
            <w:numPr>
              <w:numId w:val="1"/>
            </w:numPr>
            <w:ind w:left="1440" w:hanging="360"/>
          </w:pPr>
        </w:pPrChange>
      </w:pPr>
      <w:r>
        <w:t>Cada equipo estará conformado por 4 integrantes, que podrán ser</w:t>
      </w:r>
      <w:del w:id="13" w:author="User" w:date="2026-08-05T12:33:00Z" w16du:dateUtc="2026-08-05T17:33:00Z">
        <w:r w:rsidDel="004234D7">
          <w:delText xml:space="preserve"> </w:delText>
        </w:r>
      </w:del>
      <w:ins w:id="14" w:author="User" w:date="2026-08-05T12:34:00Z" w16du:dateUtc="2026-08-05T17:34:00Z">
        <w:r w:rsidR="004234D7">
          <w:t xml:space="preserve"> </w:t>
        </w:r>
      </w:ins>
      <w:r>
        <w:t xml:space="preserve">estudiantes de distintos semestres académicos. </w:t>
      </w:r>
    </w:p>
    <w:p w14:paraId="7AB5750D" w14:textId="77777777" w:rsidR="000B2819" w:rsidRDefault="00000000">
      <w:pPr>
        <w:numPr>
          <w:ilvl w:val="0"/>
          <w:numId w:val="1"/>
        </w:numPr>
        <w:jc w:val="both"/>
        <w:pPrChange w:id="15" w:author="User" w:date="2026-08-05T12:34:00Z" w16du:dateUtc="2026-08-05T17:34:00Z">
          <w:pPr>
            <w:numPr>
              <w:numId w:val="1"/>
            </w:numPr>
            <w:ind w:left="1440" w:hanging="360"/>
          </w:pPr>
        </w:pPrChange>
      </w:pPr>
      <w:r>
        <w:t>Los concursantes deberán elegir un líder o representante para la inscripción y otras coordinaciones de participación.</w:t>
      </w:r>
    </w:p>
    <w:p w14:paraId="1E586A09" w14:textId="77777777" w:rsidR="000B2819" w:rsidRDefault="00000000">
      <w:pPr>
        <w:numPr>
          <w:ilvl w:val="0"/>
          <w:numId w:val="1"/>
        </w:numPr>
        <w:jc w:val="both"/>
        <w:pPrChange w:id="16" w:author="User" w:date="2026-08-05T12:34:00Z" w16du:dateUtc="2026-08-05T17:34:00Z">
          <w:pPr>
            <w:numPr>
              <w:numId w:val="1"/>
            </w:numPr>
            <w:ind w:left="1440" w:hanging="360"/>
          </w:pPr>
        </w:pPrChange>
      </w:pPr>
      <w:r>
        <w:t>Los estudiantes participantes, deberán presentar un documento que los identifique (constancia de matrícula).</w:t>
      </w:r>
    </w:p>
    <w:p w14:paraId="40E8ADEA" w14:textId="74DD3A00" w:rsidR="000B2819" w:rsidRDefault="00000000">
      <w:pPr>
        <w:numPr>
          <w:ilvl w:val="0"/>
          <w:numId w:val="1"/>
        </w:numPr>
        <w:jc w:val="both"/>
        <w:pPrChange w:id="17" w:author="User" w:date="2026-08-05T12:34:00Z" w16du:dateUtc="2026-08-05T17:34:00Z">
          <w:pPr>
            <w:numPr>
              <w:numId w:val="1"/>
            </w:numPr>
            <w:ind w:left="1440" w:hanging="360"/>
          </w:pPr>
        </w:pPrChange>
      </w:pPr>
      <w:r>
        <w:t>Se admitirá cambios de integrantes del equipo de estudiantes hasta dos semanas antes del concurso, previa comunicación formal</w:t>
      </w:r>
      <w:ins w:id="18" w:author="User" w:date="2026-08-05T12:34:00Z" w16du:dateUtc="2026-08-05T17:34:00Z">
        <w:r w:rsidR="004234D7">
          <w:t xml:space="preserve"> al comité organizador</w:t>
        </w:r>
      </w:ins>
      <w:r>
        <w:t>.</w:t>
      </w:r>
    </w:p>
    <w:p w14:paraId="3964D142" w14:textId="77777777" w:rsidR="000B2819" w:rsidRDefault="000B2819">
      <w:pPr>
        <w:ind w:left="1440"/>
        <w:jc w:val="both"/>
        <w:pPrChange w:id="19" w:author="User" w:date="2026-08-05T12:34:00Z" w16du:dateUtc="2026-08-05T17:34:00Z">
          <w:pPr>
            <w:ind w:left="1440"/>
          </w:pPr>
        </w:pPrChange>
      </w:pPr>
    </w:p>
    <w:p w14:paraId="6BBCB65A" w14:textId="77777777" w:rsidR="000B2819" w:rsidRDefault="00000000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 LA INSCRIPCIÓN</w:t>
      </w:r>
    </w:p>
    <w:p w14:paraId="41AC91AF" w14:textId="77777777" w:rsidR="000B2819" w:rsidRDefault="000B2819">
      <w:pPr>
        <w:ind w:left="720"/>
      </w:pPr>
    </w:p>
    <w:p w14:paraId="145DAB23" w14:textId="77777777" w:rsidR="000B2819" w:rsidRDefault="00000000">
      <w:pPr>
        <w:ind w:left="720"/>
        <w:jc w:val="both"/>
        <w:pPrChange w:id="20" w:author="User" w:date="2026-08-05T12:34:00Z" w16du:dateUtc="2026-08-05T17:34:00Z">
          <w:pPr>
            <w:ind w:left="720"/>
          </w:pPr>
        </w:pPrChange>
      </w:pPr>
      <w:r>
        <w:t xml:space="preserve">3. 1 Para la inscripción deberá llenar el formulario de inscripción al concurso mediante el siguiente </w:t>
      </w:r>
      <w:r>
        <w:fldChar w:fldCharType="begin"/>
      </w:r>
      <w:r>
        <w:instrText>HYPERLINK "https://forms.gle/6LVZ6Pk3W3t92zs56" \h</w:instrText>
      </w:r>
      <w:r>
        <w:fldChar w:fldCharType="separate"/>
      </w:r>
      <w:r>
        <w:rPr>
          <w:color w:val="1155CC"/>
          <w:u w:val="single"/>
        </w:rPr>
        <w:t>https://forms.gle/6LVZ6Pk3W3t92zs56</w:t>
      </w:r>
      <w:r>
        <w:fldChar w:fldCharType="end"/>
      </w:r>
      <w:del w:id="21" w:author="User" w:date="2026-08-05T12:34:00Z" w16du:dateUtc="2026-08-05T17:34:00Z">
        <w:r w:rsidDel="004234D7">
          <w:delText xml:space="preserve">  </w:delText>
        </w:r>
      </w:del>
      <w:r>
        <w:t xml:space="preserve">, donde se le solicitará adjuntar los siguientes requisitos: </w:t>
      </w:r>
    </w:p>
    <w:p w14:paraId="687B18E8" w14:textId="77777777" w:rsidR="000B2819" w:rsidRDefault="000B2819">
      <w:pPr>
        <w:ind w:left="720"/>
      </w:pPr>
    </w:p>
    <w:p w14:paraId="55776927" w14:textId="57297998" w:rsidR="000B2819" w:rsidDel="004234D7" w:rsidRDefault="00000000" w:rsidP="004234D7">
      <w:pPr>
        <w:numPr>
          <w:ilvl w:val="0"/>
          <w:numId w:val="9"/>
        </w:numPr>
        <w:rPr>
          <w:del w:id="22" w:author="User" w:date="2026-08-05T12:35:00Z" w16du:dateUtc="2026-08-05T17:35:00Z"/>
        </w:rPr>
      </w:pPr>
      <w:r>
        <w:t>El nombre de los cuatro integrantes</w:t>
      </w:r>
      <w:ins w:id="23" w:author="User" w:date="2026-08-05T12:35:00Z" w16du:dateUtc="2026-08-05T17:35:00Z">
        <w:r w:rsidR="004234D7">
          <w:t>, indicando al representante</w:t>
        </w:r>
      </w:ins>
      <w:del w:id="24" w:author="User" w:date="2026-08-05T12:35:00Z" w16du:dateUtc="2026-08-05T17:35:00Z">
        <w:r w:rsidDel="004234D7">
          <w:delText xml:space="preserve">. </w:delText>
        </w:r>
      </w:del>
    </w:p>
    <w:p w14:paraId="40DA0B6B" w14:textId="63F6CFF9" w:rsidR="004234D7" w:rsidRDefault="004234D7" w:rsidP="004234D7">
      <w:pPr>
        <w:numPr>
          <w:ilvl w:val="0"/>
          <w:numId w:val="9"/>
        </w:numPr>
        <w:rPr>
          <w:ins w:id="25" w:author="User" w:date="2026-08-05T12:35:00Z" w16du:dateUtc="2026-08-05T17:35:00Z"/>
        </w:rPr>
      </w:pPr>
      <w:ins w:id="26" w:author="User" w:date="2026-08-05T12:35:00Z" w16du:dateUtc="2026-08-05T17:35:00Z">
        <w:r>
          <w:t>.</w:t>
        </w:r>
      </w:ins>
    </w:p>
    <w:p w14:paraId="6109D415" w14:textId="4C15E004" w:rsidR="000B2819" w:rsidRDefault="00000000" w:rsidP="004234D7">
      <w:pPr>
        <w:numPr>
          <w:ilvl w:val="0"/>
          <w:numId w:val="9"/>
        </w:numPr>
      </w:pPr>
      <w:r>
        <w:t>Nombre del equipo</w:t>
      </w:r>
      <w:del w:id="27" w:author="User" w:date="2026-08-05T12:35:00Z" w16du:dateUtc="2026-08-05T17:35:00Z">
        <w:r w:rsidDel="004234D7">
          <w:delText xml:space="preserve"> indicando al representante</w:delText>
        </w:r>
      </w:del>
      <w:r>
        <w:t xml:space="preserve">. </w:t>
      </w:r>
    </w:p>
    <w:p w14:paraId="511A1E71" w14:textId="77777777" w:rsidR="000B2819" w:rsidRDefault="00000000">
      <w:pPr>
        <w:numPr>
          <w:ilvl w:val="0"/>
          <w:numId w:val="9"/>
        </w:numPr>
      </w:pPr>
      <w:r>
        <w:t>Constancia de matrícula escaneada de los cuatro integrantes.</w:t>
      </w:r>
    </w:p>
    <w:p w14:paraId="720EB5B5" w14:textId="234B4198" w:rsidR="000B2819" w:rsidRDefault="00000000">
      <w:pPr>
        <w:numPr>
          <w:ilvl w:val="0"/>
          <w:numId w:val="9"/>
        </w:numPr>
        <w:rPr>
          <w:ins w:id="28" w:author="User" w:date="2026-08-05T12:35:00Z" w16du:dateUtc="2026-08-05T17:35:00Z"/>
        </w:rPr>
      </w:pPr>
      <w:r>
        <w:lastRenderedPageBreak/>
        <w:t>Estar inscrito en el EXPOBIO 2026</w:t>
      </w:r>
      <w:ins w:id="29" w:author="User" w:date="2026-08-05T12:35:00Z" w16du:dateUtc="2026-08-05T17:35:00Z">
        <w:r w:rsidR="004234D7">
          <w:t>.</w:t>
        </w:r>
      </w:ins>
    </w:p>
    <w:p w14:paraId="3BBAA0F0" w14:textId="77777777" w:rsidR="004234D7" w:rsidRDefault="004234D7">
      <w:pPr>
        <w:ind w:left="1440"/>
        <w:pPrChange w:id="30" w:author="User" w:date="2026-08-05T12:35:00Z" w16du:dateUtc="2026-08-05T17:35:00Z">
          <w:pPr>
            <w:numPr>
              <w:numId w:val="9"/>
            </w:numPr>
            <w:ind w:left="1440" w:hanging="360"/>
          </w:pPr>
        </w:pPrChange>
      </w:pPr>
    </w:p>
    <w:p w14:paraId="395DC6BB" w14:textId="09A1476D" w:rsidR="000B2819" w:rsidRDefault="00000000">
      <w:pPr>
        <w:ind w:left="720"/>
        <w:jc w:val="both"/>
        <w:pPrChange w:id="31" w:author="User" w:date="2026-08-05T12:35:00Z" w16du:dateUtc="2026-08-05T17:35:00Z">
          <w:pPr>
            <w:ind w:left="720"/>
          </w:pPr>
        </w:pPrChange>
      </w:pPr>
      <w:r>
        <w:t xml:space="preserve">3.2 La fecha límite para la inscripción </w:t>
      </w:r>
      <w:ins w:id="32" w:author="User" w:date="2026-08-05T12:35:00Z" w16du:dateUtc="2026-08-05T17:35:00Z">
        <w:r w:rsidR="004234D7">
          <w:t xml:space="preserve">del equipo </w:t>
        </w:r>
      </w:ins>
      <w:r>
        <w:t>será el 30 de septiembre del 2026.</w:t>
      </w:r>
      <w:ins w:id="33" w:author="User" w:date="2026-08-05T12:35:00Z" w16du:dateUtc="2026-08-05T17:35:00Z">
        <w:r w:rsidR="004234D7">
          <w:t xml:space="preserve"> </w:t>
        </w:r>
      </w:ins>
      <w:r>
        <w:t xml:space="preserve">Todos los documentos deben ser presentados en un solo archivo PDF, siguiendo el orden mencionado y el archivo debe tener por título el nombre del equipo. Únicamente el representante de cada equipo </w:t>
      </w:r>
      <w:ins w:id="34" w:author="User" w:date="2026-08-05T12:36:00Z" w16du:dateUtc="2026-08-05T17:36:00Z">
        <w:r w:rsidR="004234D7">
          <w:t>será</w:t>
        </w:r>
      </w:ins>
      <w:del w:id="35" w:author="User" w:date="2026-08-05T12:35:00Z" w16du:dateUtc="2026-08-05T17:35:00Z">
        <w:r w:rsidDel="004234D7">
          <w:delText>es</w:delText>
        </w:r>
      </w:del>
      <w:r>
        <w:t xml:space="preserve"> el encargado de realizar la inscripción.</w:t>
      </w:r>
    </w:p>
    <w:p w14:paraId="5D9DD603" w14:textId="77777777" w:rsidR="000B2819" w:rsidRDefault="00000000">
      <w:pPr>
        <w:ind w:left="720"/>
      </w:pPr>
      <w:r>
        <w:t xml:space="preserve"> </w:t>
      </w:r>
    </w:p>
    <w:p w14:paraId="0B282861" w14:textId="77777777" w:rsidR="000B2819" w:rsidRDefault="00000000">
      <w:pPr>
        <w:numPr>
          <w:ilvl w:val="0"/>
          <w:numId w:val="10"/>
        </w:numPr>
      </w:pPr>
      <w:r>
        <w:rPr>
          <w:b/>
          <w:bCs/>
        </w:rPr>
        <w:t>DEL PROCESO DEL CONCURSO</w:t>
      </w:r>
      <w:r>
        <w:t xml:space="preserve">  </w:t>
      </w:r>
    </w:p>
    <w:p w14:paraId="1EA1CB4F" w14:textId="77777777" w:rsidR="000B2819" w:rsidRDefault="000B2819">
      <w:pPr>
        <w:ind w:left="720"/>
      </w:pPr>
    </w:p>
    <w:p w14:paraId="400166C6" w14:textId="77777777" w:rsidR="000B2819" w:rsidRDefault="00000000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ETAPA DE SELECCIÓN:</w:t>
      </w:r>
    </w:p>
    <w:p w14:paraId="10D081F0" w14:textId="77777777" w:rsidR="000B2819" w:rsidRDefault="000B2819">
      <w:pPr>
        <w:ind w:left="1440"/>
        <w:rPr>
          <w:b/>
          <w:bCs/>
        </w:rPr>
      </w:pPr>
    </w:p>
    <w:p w14:paraId="2A159D05" w14:textId="21EB55E5" w:rsidR="000B2819" w:rsidRDefault="00000000">
      <w:pPr>
        <w:numPr>
          <w:ilvl w:val="0"/>
          <w:numId w:val="3"/>
        </w:numPr>
        <w:jc w:val="both"/>
        <w:pPrChange w:id="36" w:author="User" w:date="2026-08-05T12:36:00Z" w16du:dateUtc="2026-08-05T17:36:00Z">
          <w:pPr>
            <w:numPr>
              <w:numId w:val="3"/>
            </w:numPr>
            <w:ind w:left="2160" w:hanging="360"/>
          </w:pPr>
        </w:pPrChange>
      </w:pPr>
      <w:r>
        <w:t>La primera fase se llevará a cabo en un ambiente a designar de la Facultad de Ciencias Biológicas, el día 1</w:t>
      </w:r>
      <w:ins w:id="37" w:author="User" w:date="2026-08-05T12:41:00Z" w16du:dateUtc="2026-08-05T17:41:00Z">
        <w:r w:rsidR="003428F2">
          <w:t>7</w:t>
        </w:r>
      </w:ins>
      <w:del w:id="38" w:author="User" w:date="2026-08-05T12:41:00Z" w16du:dateUtc="2026-08-05T17:41:00Z">
        <w:r w:rsidDel="003428F2">
          <w:delText>0</w:delText>
        </w:r>
      </w:del>
      <w:r>
        <w:t xml:space="preserve"> de octubre. </w:t>
      </w:r>
    </w:p>
    <w:p w14:paraId="1A359193" w14:textId="263135B3" w:rsidR="000B2819" w:rsidRDefault="00000000">
      <w:pPr>
        <w:numPr>
          <w:ilvl w:val="0"/>
          <w:numId w:val="3"/>
        </w:numPr>
        <w:jc w:val="both"/>
        <w:pPrChange w:id="39" w:author="User" w:date="2026-08-05T12:36:00Z" w16du:dateUtc="2026-08-05T17:36:00Z">
          <w:pPr>
            <w:numPr>
              <w:numId w:val="3"/>
            </w:numPr>
            <w:ind w:left="2160" w:hanging="360"/>
          </w:pPr>
        </w:pPrChange>
      </w:pPr>
      <w:r>
        <w:t>Los equipos inscritos darán un examen escrito grupal que consta de 30 preguntas de múltiple opción, sobre distintos aspectos relacionados a la temática del concurso (</w:t>
      </w:r>
      <w:ins w:id="40" w:author="User" w:date="2026-08-05T12:37:00Z" w16du:dateUtc="2026-08-05T17:37:00Z">
        <w:r w:rsidR="004234D7">
          <w:t>Áreas Naturales Protegidas del Cusco</w:t>
        </w:r>
      </w:ins>
      <w:del w:id="41" w:author="User" w:date="2026-08-05T12:36:00Z" w16du:dateUtc="2026-08-05T17:36:00Z">
        <w:r w:rsidDel="004234D7">
          <w:delText>Biodiversidad del Perú</w:delText>
        </w:r>
      </w:del>
      <w:r>
        <w:t>).</w:t>
      </w:r>
    </w:p>
    <w:p w14:paraId="141E7631" w14:textId="544CA940" w:rsidR="000B2819" w:rsidRDefault="00000000">
      <w:pPr>
        <w:numPr>
          <w:ilvl w:val="0"/>
          <w:numId w:val="3"/>
        </w:numPr>
        <w:jc w:val="both"/>
        <w:pPrChange w:id="42" w:author="User" w:date="2026-08-05T12:36:00Z" w16du:dateUtc="2026-08-05T17:36:00Z">
          <w:pPr>
            <w:numPr>
              <w:numId w:val="3"/>
            </w:numPr>
            <w:ind w:left="2160" w:hanging="360"/>
          </w:pPr>
        </w:pPrChange>
      </w:pPr>
      <w:r>
        <w:t xml:space="preserve">La supervisión del examen estará a cargo de un Jurado conformado por </w:t>
      </w:r>
      <w:del w:id="43" w:author="User" w:date="2026-08-05T12:38:00Z" w16du:dateUtc="2026-08-05T17:38:00Z">
        <w:r w:rsidDel="004234D7">
          <w:delText xml:space="preserve">dos </w:delText>
        </w:r>
      </w:del>
      <w:r>
        <w:t>profesores de la EP Biología de la UNSAAC y</w:t>
      </w:r>
      <w:ins w:id="44" w:author="User" w:date="2026-08-05T12:38:00Z" w16du:dateUtc="2026-08-05T17:38:00Z">
        <w:r w:rsidR="004234D7">
          <w:t>/o</w:t>
        </w:r>
      </w:ins>
      <w:r>
        <w:t xml:space="preserve"> </w:t>
      </w:r>
      <w:del w:id="45" w:author="User" w:date="2026-08-05T12:42:00Z" w16du:dateUtc="2026-08-05T17:42:00Z">
        <w:r w:rsidDel="003428F2">
          <w:delText xml:space="preserve">un </w:delText>
        </w:r>
      </w:del>
      <w:r>
        <w:t>profesional</w:t>
      </w:r>
      <w:ins w:id="46" w:author="User" w:date="2026-08-05T12:42:00Z" w16du:dateUtc="2026-08-05T17:42:00Z">
        <w:r w:rsidR="003428F2">
          <w:t>es</w:t>
        </w:r>
      </w:ins>
      <w:r>
        <w:t xml:space="preserve"> biólogo</w:t>
      </w:r>
      <w:ins w:id="47" w:author="User" w:date="2026-08-05T12:42:00Z" w16du:dateUtc="2026-08-05T17:42:00Z">
        <w:r w:rsidR="003428F2">
          <w:t>s</w:t>
        </w:r>
      </w:ins>
      <w:del w:id="48" w:author="User" w:date="2026-08-05T12:42:00Z" w16du:dateUtc="2026-08-05T17:42:00Z">
        <w:r w:rsidDel="003428F2">
          <w:delText xml:space="preserve"> externo</w:delText>
        </w:r>
      </w:del>
      <w:r>
        <w:t xml:space="preserve"> invitado</w:t>
      </w:r>
      <w:ins w:id="49" w:author="User" w:date="2026-08-05T12:38:00Z" w16du:dateUtc="2026-08-05T17:38:00Z">
        <w:r w:rsidR="004234D7">
          <w:t>s</w:t>
        </w:r>
      </w:ins>
      <w:r>
        <w:t>.</w:t>
      </w:r>
    </w:p>
    <w:p w14:paraId="6FA8FBB5" w14:textId="77777777" w:rsidR="000B2819" w:rsidRDefault="00000000">
      <w:pPr>
        <w:numPr>
          <w:ilvl w:val="0"/>
          <w:numId w:val="3"/>
        </w:numPr>
        <w:jc w:val="both"/>
        <w:pPrChange w:id="50" w:author="User" w:date="2026-08-05T12:36:00Z" w16du:dateUtc="2026-08-05T17:36:00Z">
          <w:pPr>
            <w:numPr>
              <w:numId w:val="3"/>
            </w:numPr>
            <w:ind w:left="2160" w:hanging="360"/>
          </w:pPr>
        </w:pPrChange>
      </w:pPr>
      <w:r>
        <w:t>Pasarán a la siguiente fase 4 grupos con los puntajes más altos.</w:t>
      </w:r>
    </w:p>
    <w:p w14:paraId="40CD3AA7" w14:textId="77777777" w:rsidR="000B2819" w:rsidRDefault="000B2819">
      <w:pPr>
        <w:ind w:left="2160"/>
      </w:pPr>
    </w:p>
    <w:p w14:paraId="1C4FE1BA" w14:textId="77777777" w:rsidR="000B2819" w:rsidRDefault="00000000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ETAPA DE ELIMINACIÓN:</w:t>
      </w:r>
    </w:p>
    <w:p w14:paraId="3F9353DE" w14:textId="77777777" w:rsidR="000B2819" w:rsidRDefault="000B2819">
      <w:pPr>
        <w:ind w:left="1440"/>
        <w:rPr>
          <w:b/>
          <w:bCs/>
        </w:rPr>
      </w:pPr>
    </w:p>
    <w:p w14:paraId="12054770" w14:textId="6E4B9DE1" w:rsidR="000B2819" w:rsidDel="003428F2" w:rsidRDefault="00000000">
      <w:pPr>
        <w:numPr>
          <w:ilvl w:val="0"/>
          <w:numId w:val="8"/>
        </w:numPr>
        <w:jc w:val="both"/>
        <w:rPr>
          <w:del w:id="51" w:author="User" w:date="2026-08-05T12:40:00Z" w16du:dateUtc="2026-08-05T17:40:00Z"/>
        </w:rPr>
        <w:pPrChange w:id="52" w:author="User" w:date="2026-08-05T12:38:00Z" w16du:dateUtc="2026-08-05T17:38:00Z">
          <w:pPr>
            <w:numPr>
              <w:numId w:val="8"/>
            </w:numPr>
            <w:ind w:left="2160" w:hanging="360"/>
          </w:pPr>
        </w:pPrChange>
      </w:pPr>
      <w:del w:id="53" w:author="User" w:date="2026-08-05T12:40:00Z" w16du:dateUtc="2026-08-05T17:40:00Z">
        <w:r w:rsidDel="003428F2">
          <w:delText>La</w:delText>
        </w:r>
      </w:del>
      <w:del w:id="54" w:author="User" w:date="2026-08-05T12:38:00Z" w16du:dateUtc="2026-08-05T17:38:00Z">
        <w:r w:rsidDel="003428F2">
          <w:delText>s</w:delText>
        </w:r>
      </w:del>
      <w:del w:id="55" w:author="User" w:date="2026-08-05T12:40:00Z" w16du:dateUtc="2026-08-05T17:40:00Z">
        <w:r w:rsidDel="003428F2">
          <w:delText xml:space="preserve"> etapa</w:delText>
        </w:r>
      </w:del>
      <w:del w:id="56" w:author="User" w:date="2026-08-05T12:38:00Z" w16du:dateUtc="2026-08-05T17:38:00Z">
        <w:r w:rsidDel="003428F2">
          <w:delText>s</w:delText>
        </w:r>
      </w:del>
      <w:del w:id="57" w:author="User" w:date="2026-08-05T12:40:00Z" w16du:dateUtc="2026-08-05T17:40:00Z">
        <w:r w:rsidDel="003428F2">
          <w:delText xml:space="preserve"> de eliminación se desarrollarán en fechas que serán definidas oportunamente durante el desarrollo del proceso de selección. Los participantes serán informados con la debida anticipación sobre el cronograma, horario y lugar de cada fase a través de los canales oficiales establecidos por la organización. </w:delText>
        </w:r>
      </w:del>
    </w:p>
    <w:p w14:paraId="6F925AB8" w14:textId="4D019422" w:rsidR="000B2819" w:rsidRDefault="00000000">
      <w:pPr>
        <w:numPr>
          <w:ilvl w:val="0"/>
          <w:numId w:val="8"/>
        </w:numPr>
        <w:jc w:val="both"/>
        <w:pPrChange w:id="58" w:author="User" w:date="2026-08-05T12:38:00Z" w16du:dateUtc="2026-08-05T17:38:00Z">
          <w:pPr>
            <w:numPr>
              <w:numId w:val="8"/>
            </w:numPr>
            <w:ind w:left="2160" w:hanging="360"/>
          </w:pPr>
        </w:pPrChange>
      </w:pPr>
      <w:r>
        <w:t xml:space="preserve">Se llevará a cabo de manera pública en el auditorio de la Facultad de Ciencias, </w:t>
      </w:r>
      <w:ins w:id="59" w:author="User" w:date="2026-08-05T12:43:00Z" w16du:dateUtc="2026-08-05T17:43:00Z">
        <w:r w:rsidR="003428F2">
          <w:t>los días 21 y 22 de octubre del 2026</w:t>
        </w:r>
      </w:ins>
      <w:del w:id="60" w:author="User" w:date="2026-08-05T12:43:00Z" w16du:dateUtc="2026-08-05T17:43:00Z">
        <w:r w:rsidDel="003428F2">
          <w:delText>el día</w:delText>
        </w:r>
      </w:del>
      <w:r>
        <w:t xml:space="preserve"> </w:t>
      </w:r>
      <w:ins w:id="61" w:author="User" w:date="2026-08-05T12:43:00Z" w16du:dateUtc="2026-08-05T17:43:00Z">
        <w:r w:rsidR="003428F2">
          <w:t>(</w:t>
        </w:r>
      </w:ins>
      <w:del w:id="62" w:author="User" w:date="2026-08-05T12:43:00Z" w16du:dateUtc="2026-08-05T17:43:00Z">
        <w:r w:rsidDel="003428F2">
          <w:delText xml:space="preserve">y </w:delText>
        </w:r>
      </w:del>
      <w:r>
        <w:t>horario a definir</w:t>
      </w:r>
      <w:ins w:id="63" w:author="User" w:date="2026-08-05T12:43:00Z" w16du:dateUtc="2026-08-05T17:43:00Z">
        <w:r w:rsidR="003428F2">
          <w:t>)</w:t>
        </w:r>
      </w:ins>
      <w:r>
        <w:t xml:space="preserve"> como parte de las actividades de la EXPOBIO 2026.</w:t>
      </w:r>
    </w:p>
    <w:p w14:paraId="5CAF262D" w14:textId="77777777" w:rsidR="000B2819" w:rsidRDefault="00000000">
      <w:pPr>
        <w:numPr>
          <w:ilvl w:val="0"/>
          <w:numId w:val="8"/>
        </w:numPr>
        <w:jc w:val="both"/>
        <w:pPrChange w:id="64" w:author="User" w:date="2026-08-05T12:38:00Z" w16du:dateUtc="2026-08-05T17:38:00Z">
          <w:pPr>
            <w:numPr>
              <w:numId w:val="8"/>
            </w:numPr>
            <w:ind w:left="2160" w:hanging="360"/>
          </w:pPr>
        </w:pPrChange>
      </w:pPr>
      <w:r>
        <w:t xml:space="preserve">Los concursantes deberán estar presentes 15 minutos antes de la hora programada para verificar su inscripción y realizar el sorteo de turnos y equipos. </w:t>
      </w:r>
    </w:p>
    <w:p w14:paraId="46586463" w14:textId="77777777" w:rsidR="000B2819" w:rsidRDefault="00000000">
      <w:pPr>
        <w:numPr>
          <w:ilvl w:val="0"/>
          <w:numId w:val="8"/>
        </w:numPr>
        <w:jc w:val="both"/>
        <w:pPrChange w:id="65" w:author="User" w:date="2026-08-05T12:38:00Z" w16du:dateUtc="2026-08-05T17:38:00Z">
          <w:pPr>
            <w:numPr>
              <w:numId w:val="8"/>
            </w:numPr>
            <w:ind w:left="2160" w:hanging="360"/>
          </w:pPr>
        </w:pPrChange>
      </w:pPr>
      <w:r>
        <w:t>Los cuatro equipos participarán en dos semifinales por eliminación directa, en cada caso clasifica el equipo que obtenga la mayor calificación.</w:t>
      </w:r>
    </w:p>
    <w:p w14:paraId="48101437" w14:textId="77777777" w:rsidR="000B2819" w:rsidRDefault="00000000">
      <w:pPr>
        <w:numPr>
          <w:ilvl w:val="0"/>
          <w:numId w:val="8"/>
        </w:numPr>
        <w:jc w:val="both"/>
        <w:pPrChange w:id="66" w:author="User" w:date="2026-08-05T12:38:00Z" w16du:dateUtc="2026-08-05T17:38:00Z">
          <w:pPr>
            <w:numPr>
              <w:numId w:val="8"/>
            </w:numPr>
            <w:ind w:left="2160" w:hanging="360"/>
          </w:pPr>
        </w:pPrChange>
      </w:pPr>
      <w:r>
        <w:t>El Jurado Calificador posteriormente entregará los resultados, para que puedan pasar a la siguiente etapa.</w:t>
      </w:r>
    </w:p>
    <w:p w14:paraId="2BE44B30" w14:textId="77777777" w:rsidR="000B2819" w:rsidRDefault="000B2819">
      <w:pPr>
        <w:ind w:left="2160"/>
      </w:pPr>
    </w:p>
    <w:p w14:paraId="702535AB" w14:textId="77777777" w:rsidR="000B2819" w:rsidRDefault="00000000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ETAPA FINAL</w:t>
      </w:r>
    </w:p>
    <w:p w14:paraId="5E88DB07" w14:textId="77777777" w:rsidR="000B2819" w:rsidRDefault="000B2819">
      <w:pPr>
        <w:ind w:left="1440"/>
        <w:rPr>
          <w:b/>
          <w:bCs/>
        </w:rPr>
      </w:pPr>
    </w:p>
    <w:p w14:paraId="434789C3" w14:textId="0B8DF3BC" w:rsidR="000B2819" w:rsidDel="003428F2" w:rsidRDefault="00000000">
      <w:pPr>
        <w:numPr>
          <w:ilvl w:val="0"/>
          <w:numId w:val="5"/>
        </w:numPr>
        <w:jc w:val="both"/>
        <w:rPr>
          <w:del w:id="67" w:author="User" w:date="2026-08-05T12:45:00Z" w16du:dateUtc="2026-08-05T17:45:00Z"/>
        </w:rPr>
        <w:pPrChange w:id="68" w:author="User" w:date="2026-08-05T12:44:00Z" w16du:dateUtc="2026-08-05T17:44:00Z">
          <w:pPr>
            <w:numPr>
              <w:numId w:val="5"/>
            </w:numPr>
            <w:ind w:left="2160" w:hanging="360"/>
          </w:pPr>
        </w:pPrChange>
      </w:pPr>
      <w:del w:id="69" w:author="User" w:date="2026-08-05T12:45:00Z" w16du:dateUtc="2026-08-05T17:45:00Z">
        <w:r w:rsidDel="003428F2">
          <w:delText xml:space="preserve">La etapa final se realizará </w:delText>
        </w:r>
      </w:del>
      <w:del w:id="70" w:author="User" w:date="2026-08-05T12:44:00Z" w16du:dateUtc="2026-08-05T17:44:00Z">
        <w:r w:rsidDel="003428F2">
          <w:delText xml:space="preserve">en una fecha, </w:delText>
        </w:r>
      </w:del>
      <w:del w:id="71" w:author="User" w:date="2026-08-05T12:45:00Z" w16du:dateUtc="2026-08-05T17:45:00Z">
        <w:r w:rsidDel="003428F2">
          <w:delText xml:space="preserve">horario </w:delText>
        </w:r>
      </w:del>
      <w:del w:id="72" w:author="User" w:date="2026-08-05T12:44:00Z" w16du:dateUtc="2026-08-05T17:44:00Z">
        <w:r w:rsidDel="003428F2">
          <w:delText>y lugar qu</w:delText>
        </w:r>
      </w:del>
      <w:del w:id="73" w:author="User" w:date="2026-08-05T12:45:00Z" w16du:dateUtc="2026-08-05T17:45:00Z">
        <w:r w:rsidDel="003428F2">
          <w:delText xml:space="preserve">e serán definidos oportunamente por la organización. Esta información será comunicada con la debida anticipación a los participantes que clasifiquen a esta fase, a través de los canales oficiales establecidos. </w:delText>
        </w:r>
      </w:del>
    </w:p>
    <w:p w14:paraId="2A7CDF19" w14:textId="43AC2669" w:rsidR="000B2819" w:rsidRDefault="00000000">
      <w:pPr>
        <w:numPr>
          <w:ilvl w:val="0"/>
          <w:numId w:val="5"/>
        </w:numPr>
        <w:jc w:val="both"/>
        <w:pPrChange w:id="74" w:author="User" w:date="2026-08-05T12:44:00Z" w16du:dateUtc="2026-08-05T17:44:00Z">
          <w:pPr>
            <w:numPr>
              <w:numId w:val="5"/>
            </w:numPr>
            <w:ind w:left="2160" w:hanging="360"/>
          </w:pPr>
        </w:pPrChange>
      </w:pPr>
      <w:r>
        <w:t xml:space="preserve">Se llevará a cabo de manera pública en el auditorio de la Facultad de Ciencias, el día </w:t>
      </w:r>
      <w:ins w:id="75" w:author="User" w:date="2026-08-05T12:45:00Z" w16du:dateUtc="2026-08-05T17:45:00Z">
        <w:r w:rsidR="003428F2">
          <w:t>23 de octub</w:t>
        </w:r>
      </w:ins>
      <w:ins w:id="76" w:author="User" w:date="2026-08-05T12:46:00Z" w16du:dateUtc="2026-08-05T17:46:00Z">
        <w:r w:rsidR="003428F2">
          <w:t>re del 2026 (</w:t>
        </w:r>
      </w:ins>
      <w:del w:id="77" w:author="User" w:date="2026-08-05T12:46:00Z" w16du:dateUtc="2026-08-05T17:46:00Z">
        <w:r w:rsidDel="003428F2">
          <w:delText xml:space="preserve">y </w:delText>
        </w:r>
      </w:del>
      <w:r>
        <w:t>horario por definir</w:t>
      </w:r>
      <w:ins w:id="78" w:author="User" w:date="2026-08-05T12:46:00Z" w16du:dateUtc="2026-08-05T17:46:00Z">
        <w:r w:rsidR="003428F2">
          <w:t>)</w:t>
        </w:r>
      </w:ins>
      <w:r>
        <w:t xml:space="preserve"> como parte de las actividades de la EXPOBIO. </w:t>
      </w:r>
    </w:p>
    <w:p w14:paraId="13879315" w14:textId="77777777" w:rsidR="000B2819" w:rsidRDefault="00000000">
      <w:pPr>
        <w:numPr>
          <w:ilvl w:val="0"/>
          <w:numId w:val="5"/>
        </w:numPr>
        <w:jc w:val="both"/>
        <w:pPrChange w:id="79" w:author="User" w:date="2026-08-05T12:46:00Z" w16du:dateUtc="2026-08-05T17:46:00Z">
          <w:pPr>
            <w:numPr>
              <w:numId w:val="5"/>
            </w:numPr>
            <w:ind w:left="2160" w:hanging="360"/>
          </w:pPr>
        </w:pPrChange>
      </w:pPr>
      <w:r>
        <w:t>Participan los dos equipos que clasifiquen en la etapa de eliminación, quienes deberán estar presentes 15 minutos antes de la hora programada.</w:t>
      </w:r>
    </w:p>
    <w:p w14:paraId="53224DAA" w14:textId="77777777" w:rsidR="000B2819" w:rsidRDefault="00000000">
      <w:pPr>
        <w:numPr>
          <w:ilvl w:val="0"/>
          <w:numId w:val="5"/>
        </w:numPr>
      </w:pPr>
      <w:r>
        <w:lastRenderedPageBreak/>
        <w:t>El Jurado Calificador posteriormente entregará los resultados, para realizar la premiación el mismo día en la ceremonia de clausura del EXPOBIO.</w:t>
      </w:r>
    </w:p>
    <w:p w14:paraId="660A6612" w14:textId="77777777" w:rsidR="000B2819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37FAAF49" w14:textId="77777777" w:rsidR="000B2819" w:rsidRDefault="00000000">
      <w:pPr>
        <w:rPr>
          <w:b/>
          <w:bCs/>
        </w:rPr>
      </w:pPr>
      <w:r>
        <w:rPr>
          <w:b/>
          <w:bCs/>
        </w:rPr>
        <w:t>5. PROCEDIMIENTO DE LAS ETAPAS DE ELIMINACIÓN Y FINAL</w:t>
      </w:r>
    </w:p>
    <w:p w14:paraId="272348D4" w14:textId="77777777" w:rsidR="000B2819" w:rsidRDefault="000B2819">
      <w:pPr>
        <w:rPr>
          <w:b/>
          <w:bCs/>
        </w:rPr>
      </w:pPr>
    </w:p>
    <w:p w14:paraId="0FADC788" w14:textId="77777777" w:rsidR="000B2819" w:rsidRDefault="00000000">
      <w:pPr>
        <w:numPr>
          <w:ilvl w:val="0"/>
          <w:numId w:val="12"/>
        </w:numPr>
        <w:jc w:val="both"/>
      </w:pPr>
      <w:r>
        <w:t>Los grupos participantes tendrán que estar sentados en las sillas que se les proporcionarán por el Comité Organizador.</w:t>
      </w:r>
    </w:p>
    <w:p w14:paraId="18CC7012" w14:textId="77777777" w:rsidR="000B2819" w:rsidRDefault="00000000">
      <w:pPr>
        <w:numPr>
          <w:ilvl w:val="0"/>
          <w:numId w:val="12"/>
        </w:numPr>
        <w:jc w:val="both"/>
      </w:pPr>
      <w:r>
        <w:t>El moderador realizará las preguntas a los participantes o se proyectará una imagen durante 10 segundos.</w:t>
      </w:r>
    </w:p>
    <w:p w14:paraId="75F416D6" w14:textId="77777777" w:rsidR="000B2819" w:rsidRDefault="00000000">
      <w:pPr>
        <w:numPr>
          <w:ilvl w:val="0"/>
          <w:numId w:val="12"/>
        </w:numPr>
        <w:jc w:val="both"/>
      </w:pPr>
      <w:r>
        <w:t>Para contestar una pregunta el equipo deberá presionar un botón de luz que se instalará para fines del concurso delante de sus respectivas mesas.</w:t>
      </w:r>
    </w:p>
    <w:p w14:paraId="301D07B4" w14:textId="77777777" w:rsidR="000B2819" w:rsidRDefault="00000000">
      <w:pPr>
        <w:numPr>
          <w:ilvl w:val="0"/>
          <w:numId w:val="12"/>
        </w:numPr>
        <w:jc w:val="both"/>
      </w:pPr>
      <w:r>
        <w:t>El equipo puede discutir sus respuestas antes de presionar el botón (responde el equipo que presione primero el botón).</w:t>
      </w:r>
    </w:p>
    <w:p w14:paraId="64BD56E2" w14:textId="77777777" w:rsidR="000B2819" w:rsidRDefault="00000000">
      <w:pPr>
        <w:numPr>
          <w:ilvl w:val="0"/>
          <w:numId w:val="12"/>
        </w:numPr>
        <w:jc w:val="both"/>
      </w:pPr>
      <w:r>
        <w:t>El botón de luz se activará después de que el contador llegue a 1, momento en el cual los participantes podrán presionar el botón para poder responder a la pregunta.</w:t>
      </w:r>
    </w:p>
    <w:p w14:paraId="4EBB1BC7" w14:textId="77777777" w:rsidR="000B2819" w:rsidRDefault="00000000">
      <w:pPr>
        <w:numPr>
          <w:ilvl w:val="0"/>
          <w:numId w:val="12"/>
        </w:numPr>
        <w:jc w:val="both"/>
      </w:pPr>
      <w:r>
        <w:t>El equipo que primero presione el botón de luz tiene derecho a responder.</w:t>
      </w:r>
    </w:p>
    <w:p w14:paraId="7B258EE9" w14:textId="77777777" w:rsidR="000B2819" w:rsidRDefault="00000000">
      <w:pPr>
        <w:numPr>
          <w:ilvl w:val="0"/>
          <w:numId w:val="12"/>
        </w:numPr>
        <w:jc w:val="both"/>
      </w:pPr>
      <w:r>
        <w:t xml:space="preserve">El equipo debe responder correctamente a la pregunta con un tiempo limitado de 15 segundos. </w:t>
      </w:r>
    </w:p>
    <w:p w14:paraId="6AE876E1" w14:textId="77777777" w:rsidR="000B2819" w:rsidRDefault="00000000">
      <w:pPr>
        <w:numPr>
          <w:ilvl w:val="0"/>
          <w:numId w:val="12"/>
        </w:numPr>
        <w:jc w:val="both"/>
      </w:pPr>
      <w:r>
        <w:t>Si la respuesta es correcta, el equipo gana 10 puntos.</w:t>
      </w:r>
    </w:p>
    <w:p w14:paraId="732587DA" w14:textId="77777777" w:rsidR="000B2819" w:rsidRDefault="00000000">
      <w:pPr>
        <w:numPr>
          <w:ilvl w:val="0"/>
          <w:numId w:val="12"/>
        </w:numPr>
        <w:jc w:val="both"/>
      </w:pPr>
      <w:r>
        <w:t>Si la respuesta es incorrecta, el grupo contrario tiene opción de responder con un tiempo de 15 segundos.</w:t>
      </w:r>
    </w:p>
    <w:p w14:paraId="01D9A89D" w14:textId="77777777" w:rsidR="000B2819" w:rsidRDefault="00000000">
      <w:pPr>
        <w:numPr>
          <w:ilvl w:val="0"/>
          <w:numId w:val="12"/>
        </w:numPr>
        <w:jc w:val="both"/>
      </w:pPr>
      <w:r>
        <w:t xml:space="preserve">El juego continúa con nuevas imágenes o preguntas hasta que se alcance un número determinado de 21 preguntas. </w:t>
      </w:r>
    </w:p>
    <w:p w14:paraId="1626509A" w14:textId="77777777" w:rsidR="000B2819" w:rsidRDefault="00000000">
      <w:pPr>
        <w:numPr>
          <w:ilvl w:val="0"/>
          <w:numId w:val="12"/>
        </w:numPr>
        <w:jc w:val="both"/>
      </w:pPr>
      <w:r>
        <w:t>Gana el equipo con más puntos acumulados al final del juego.</w:t>
      </w:r>
    </w:p>
    <w:p w14:paraId="56EED4F3" w14:textId="77777777" w:rsidR="000B2819" w:rsidRDefault="000B2819">
      <w:pPr>
        <w:rPr>
          <w:b/>
          <w:bCs/>
        </w:rPr>
      </w:pPr>
    </w:p>
    <w:p w14:paraId="236C572E" w14:textId="77777777" w:rsidR="000B2819" w:rsidRDefault="00000000">
      <w:pPr>
        <w:rPr>
          <w:b/>
          <w:bCs/>
        </w:rPr>
      </w:pPr>
      <w:r>
        <w:rPr>
          <w:b/>
          <w:bCs/>
        </w:rPr>
        <w:t>6. DE LAS PREGUNTAS</w:t>
      </w:r>
    </w:p>
    <w:p w14:paraId="0E593E94" w14:textId="77777777" w:rsidR="000B2819" w:rsidRDefault="000B2819">
      <w:pPr>
        <w:rPr>
          <w:b/>
          <w:bCs/>
        </w:rPr>
      </w:pPr>
    </w:p>
    <w:p w14:paraId="10C27674" w14:textId="6CF9FA62" w:rsidR="000B2819" w:rsidRDefault="00000000">
      <w:pPr>
        <w:jc w:val="both"/>
      </w:pPr>
      <w:r>
        <w:t>Las preguntas serán elaboradas por un Jurado conformado por profesores de la EP Biología de la UNSAAC</w:t>
      </w:r>
      <w:ins w:id="80" w:author="User" w:date="2026-08-05T12:47:00Z" w16du:dateUtc="2026-08-05T17:47:00Z">
        <w:r w:rsidR="003428F2">
          <w:t xml:space="preserve"> y/o profesionales biólogos invitados</w:t>
        </w:r>
      </w:ins>
      <w:r>
        <w:t>, garantizando la rigurosidad académica y la diversidad de aspectos dentro de la temática general (</w:t>
      </w:r>
      <w:ins w:id="81" w:author="User" w:date="2026-08-05T12:47:00Z" w16du:dateUtc="2026-08-05T17:47:00Z">
        <w:r w:rsidR="003428F2">
          <w:t>Áreas Naturales Protegidas de Cusco</w:t>
        </w:r>
      </w:ins>
      <w:del w:id="82" w:author="User" w:date="2026-08-05T12:47:00Z" w16du:dateUtc="2026-08-05T17:47:00Z">
        <w:r w:rsidDel="003428F2">
          <w:delText>Biodiversidad del Perú</w:delText>
        </w:r>
      </w:del>
      <w:r>
        <w:t>). Las preguntas tendrán un nivel de dificultad progresivo.</w:t>
      </w:r>
    </w:p>
    <w:p w14:paraId="0F470CF2" w14:textId="77777777" w:rsidR="000B2819" w:rsidRDefault="000B2819">
      <w:pPr>
        <w:rPr>
          <w:b/>
          <w:bCs/>
        </w:rPr>
      </w:pPr>
    </w:p>
    <w:p w14:paraId="33C85A5C" w14:textId="77777777" w:rsidR="000B2819" w:rsidRDefault="00000000">
      <w:pPr>
        <w:rPr>
          <w:b/>
          <w:bCs/>
        </w:rPr>
      </w:pPr>
      <w:r>
        <w:rPr>
          <w:b/>
          <w:bCs/>
        </w:rPr>
        <w:t>1. Primera Fase: Examen Escrito (Etapa de selección)</w:t>
      </w:r>
    </w:p>
    <w:p w14:paraId="283F48F9" w14:textId="77777777" w:rsidR="000B2819" w:rsidRDefault="000B2819">
      <w:pPr>
        <w:rPr>
          <w:b/>
          <w:bCs/>
        </w:rPr>
      </w:pPr>
    </w:p>
    <w:p w14:paraId="1EDF5239" w14:textId="77777777" w:rsidR="000B2819" w:rsidRDefault="00000000">
      <w:pPr>
        <w:numPr>
          <w:ilvl w:val="0"/>
          <w:numId w:val="14"/>
        </w:numPr>
      </w:pPr>
      <w:r>
        <w:t xml:space="preserve">Cada equipo responderá un cuestionario escrito de 30 preguntas de opción </w:t>
      </w:r>
      <w:del w:id="83" w:author="User" w:date="2026-08-05T12:48:00Z" w16du:dateUtc="2026-08-05T17:48:00Z">
        <w:r w:rsidDel="003428F2">
          <w:delText xml:space="preserve"> </w:delText>
        </w:r>
      </w:del>
      <w:r>
        <w:t>múltiple.</w:t>
      </w:r>
    </w:p>
    <w:p w14:paraId="78621F68" w14:textId="77777777" w:rsidR="000B2819" w:rsidRDefault="00000000">
      <w:pPr>
        <w:numPr>
          <w:ilvl w:val="0"/>
          <w:numId w:val="14"/>
        </w:numPr>
      </w:pPr>
      <w:r>
        <w:t>Las preguntas abarcan conocimientos generales sobre la temática del concurso.</w:t>
      </w:r>
    </w:p>
    <w:p w14:paraId="675BDCA7" w14:textId="77777777" w:rsidR="000B2819" w:rsidRDefault="00000000">
      <w:pPr>
        <w:numPr>
          <w:ilvl w:val="0"/>
          <w:numId w:val="14"/>
        </w:numPr>
      </w:pPr>
      <w:r>
        <w:t>Sólo los 4 equipos con mayor puntaje pasarán a la siguiente ronda.</w:t>
      </w:r>
    </w:p>
    <w:p w14:paraId="4A2CE6E2" w14:textId="77777777" w:rsidR="000B2819" w:rsidRDefault="000B2819">
      <w:pPr>
        <w:rPr>
          <w:b/>
          <w:bCs/>
        </w:rPr>
      </w:pPr>
    </w:p>
    <w:p w14:paraId="37A23B60" w14:textId="77777777" w:rsidR="000B2819" w:rsidRDefault="00000000">
      <w:pPr>
        <w:rPr>
          <w:b/>
          <w:bCs/>
        </w:rPr>
      </w:pPr>
      <w:r>
        <w:rPr>
          <w:b/>
          <w:bCs/>
        </w:rPr>
        <w:t>2. Segunda Fase: Semifinal – Preguntas Orales</w:t>
      </w:r>
    </w:p>
    <w:p w14:paraId="65CCB275" w14:textId="77777777" w:rsidR="000B2819" w:rsidRDefault="000B2819">
      <w:pPr>
        <w:rPr>
          <w:b/>
          <w:bCs/>
        </w:rPr>
      </w:pPr>
    </w:p>
    <w:p w14:paraId="78E71183" w14:textId="77777777" w:rsidR="000B2819" w:rsidRDefault="00000000">
      <w:pPr>
        <w:numPr>
          <w:ilvl w:val="0"/>
          <w:numId w:val="4"/>
        </w:numPr>
      </w:pPr>
      <w:r>
        <w:t>Los equipos semifinalistas se enfrentarán nuevamente con 21 preguntas orales.</w:t>
      </w:r>
    </w:p>
    <w:p w14:paraId="5397B4B7" w14:textId="77777777" w:rsidR="000B2819" w:rsidRDefault="00000000">
      <w:pPr>
        <w:numPr>
          <w:ilvl w:val="0"/>
          <w:numId w:val="4"/>
        </w:numPr>
      </w:pPr>
      <w:r>
        <w:t>Solo los 2 equipos que salgan ganadores de la semifinal, pasarán a la gran final.</w:t>
      </w:r>
    </w:p>
    <w:p w14:paraId="7DFCC07F" w14:textId="77777777" w:rsidR="000B2819" w:rsidRDefault="00000000">
      <w:pPr>
        <w:numPr>
          <w:ilvl w:val="0"/>
          <w:numId w:val="4"/>
        </w:numPr>
      </w:pPr>
      <w:r>
        <w:t>Las 21 preguntas serán de tipo cerradas.</w:t>
      </w:r>
    </w:p>
    <w:p w14:paraId="6471B72E" w14:textId="77777777" w:rsidR="000B2819" w:rsidRDefault="000B2819">
      <w:pPr>
        <w:rPr>
          <w:b/>
          <w:bCs/>
        </w:rPr>
      </w:pPr>
    </w:p>
    <w:p w14:paraId="798D410A" w14:textId="77777777" w:rsidR="000B2819" w:rsidRDefault="00000000">
      <w:pPr>
        <w:rPr>
          <w:b/>
          <w:bCs/>
        </w:rPr>
      </w:pPr>
      <w:r>
        <w:rPr>
          <w:b/>
          <w:bCs/>
        </w:rPr>
        <w:lastRenderedPageBreak/>
        <w:t>3. Tercera Fase: Gran Final – Preguntas Orales</w:t>
      </w:r>
    </w:p>
    <w:p w14:paraId="3B051AF6" w14:textId="77777777" w:rsidR="000B2819" w:rsidRDefault="000B2819">
      <w:pPr>
        <w:rPr>
          <w:b/>
          <w:bCs/>
        </w:rPr>
      </w:pPr>
    </w:p>
    <w:p w14:paraId="4DE832CC" w14:textId="77777777" w:rsidR="000B2819" w:rsidRDefault="00000000">
      <w:pPr>
        <w:numPr>
          <w:ilvl w:val="0"/>
          <w:numId w:val="16"/>
        </w:numPr>
      </w:pPr>
      <w:r>
        <w:t>Los 2 equipos finalistas competirán respondiendo 21 preguntas orales.</w:t>
      </w:r>
    </w:p>
    <w:p w14:paraId="5FF1975F" w14:textId="77777777" w:rsidR="000B2819" w:rsidRDefault="00000000">
      <w:pPr>
        <w:numPr>
          <w:ilvl w:val="0"/>
          <w:numId w:val="16"/>
        </w:numPr>
      </w:pPr>
      <w:r>
        <w:t>El equipo con mayor puntaje será declarado ganador del concurso.</w:t>
      </w:r>
    </w:p>
    <w:p w14:paraId="5248FA7E" w14:textId="77777777" w:rsidR="000B2819" w:rsidRDefault="00000000">
      <w:pPr>
        <w:numPr>
          <w:ilvl w:val="0"/>
          <w:numId w:val="16"/>
        </w:numPr>
      </w:pPr>
      <w:r>
        <w:t>Las 21 preguntas serán de tipo cerradas.</w:t>
      </w:r>
    </w:p>
    <w:p w14:paraId="54BE8B97" w14:textId="77777777" w:rsidR="000B2819" w:rsidRDefault="000B2819">
      <w:pPr>
        <w:rPr>
          <w:b/>
          <w:bCs/>
        </w:rPr>
      </w:pPr>
    </w:p>
    <w:p w14:paraId="2CFDF533" w14:textId="77777777" w:rsidR="000B2819" w:rsidRDefault="00000000">
      <w:pPr>
        <w:rPr>
          <w:b/>
          <w:bCs/>
        </w:rPr>
      </w:pPr>
      <w:r>
        <w:rPr>
          <w:b/>
          <w:bCs/>
        </w:rPr>
        <w:t xml:space="preserve">7. DE LA EVALUACIÓN </w:t>
      </w:r>
    </w:p>
    <w:p w14:paraId="25B47B19" w14:textId="77777777" w:rsidR="000B2819" w:rsidRDefault="000B2819"/>
    <w:p w14:paraId="17E33232" w14:textId="684EED9E" w:rsidR="000B2819" w:rsidRDefault="000535FA">
      <w:pPr>
        <w:numPr>
          <w:ilvl w:val="0"/>
          <w:numId w:val="11"/>
        </w:numPr>
      </w:pPr>
      <w:ins w:id="84" w:author="User" w:date="2026-08-05T12:49:00Z" w16du:dateUtc="2026-08-05T17:49:00Z">
        <w:r>
          <w:t>El</w:t>
        </w:r>
      </w:ins>
      <w:del w:id="85" w:author="User" w:date="2026-08-05T12:49:00Z" w16du:dateUtc="2026-08-05T17:49:00Z">
        <w:r w:rsidDel="000535FA">
          <w:delText>Se tendrá un</w:delText>
        </w:r>
      </w:del>
      <w:r>
        <w:t xml:space="preserve"> Jurado </w:t>
      </w:r>
      <w:ins w:id="86" w:author="User" w:date="2026-08-05T12:49:00Z" w16du:dateUtc="2026-08-05T17:49:00Z">
        <w:r>
          <w:t xml:space="preserve">calificador </w:t>
        </w:r>
      </w:ins>
      <w:del w:id="87" w:author="User" w:date="2026-08-05T12:49:00Z" w16du:dateUtc="2026-08-05T17:49:00Z">
        <w:r w:rsidDel="000535FA">
          <w:delText xml:space="preserve">conformado por dos profesores de la EP Biología de la UNSAAC y un profesional biólogo externo, quienes </w:delText>
        </w:r>
      </w:del>
      <w:ins w:id="88" w:author="User" w:date="2026-08-05T12:49:00Z" w16du:dateUtc="2026-08-05T17:49:00Z">
        <w:r>
          <w:t xml:space="preserve">será el responsable de </w:t>
        </w:r>
      </w:ins>
      <w:r>
        <w:t>supervisarán el desarrollo del concurso.</w:t>
      </w:r>
    </w:p>
    <w:p w14:paraId="02095FEA" w14:textId="77777777" w:rsidR="000B2819" w:rsidRDefault="00000000">
      <w:pPr>
        <w:numPr>
          <w:ilvl w:val="0"/>
          <w:numId w:val="11"/>
        </w:numPr>
      </w:pPr>
      <w:r>
        <w:t>Las preguntas correctamente contestadas tendrán un valor de: 10 puntos.</w:t>
      </w:r>
    </w:p>
    <w:p w14:paraId="3CB14CE1" w14:textId="77777777" w:rsidR="000B2819" w:rsidRDefault="00000000">
      <w:pPr>
        <w:numPr>
          <w:ilvl w:val="0"/>
          <w:numId w:val="11"/>
        </w:numPr>
      </w:pPr>
      <w:r>
        <w:t>Las respuestas mal contestadas no tienen puntaje.</w:t>
      </w:r>
    </w:p>
    <w:p w14:paraId="78DF2868" w14:textId="77777777" w:rsidR="000B2819" w:rsidRDefault="000B2819">
      <w:pPr>
        <w:rPr>
          <w:b/>
          <w:bCs/>
        </w:rPr>
      </w:pPr>
    </w:p>
    <w:p w14:paraId="241E185E" w14:textId="77777777" w:rsidR="000B2819" w:rsidRDefault="00000000">
      <w:pPr>
        <w:rPr>
          <w:b/>
          <w:bCs/>
        </w:rPr>
      </w:pPr>
      <w:r>
        <w:rPr>
          <w:b/>
          <w:bCs/>
        </w:rPr>
        <w:t>8. REGLAS Y SANCIONES DEL JUEGO "</w:t>
      </w:r>
      <w:proofErr w:type="spellStart"/>
      <w:r>
        <w:rPr>
          <w:b/>
          <w:bCs/>
        </w:rPr>
        <w:t>BioDex</w:t>
      </w:r>
      <w:proofErr w:type="spellEnd"/>
      <w:r>
        <w:rPr>
          <w:b/>
          <w:bCs/>
        </w:rPr>
        <w:t>"</w:t>
      </w:r>
    </w:p>
    <w:p w14:paraId="319987EB" w14:textId="77777777" w:rsidR="000B2819" w:rsidRDefault="000B2819">
      <w:pPr>
        <w:rPr>
          <w:b/>
          <w:bCs/>
        </w:rPr>
      </w:pPr>
    </w:p>
    <w:p w14:paraId="6A001DEE" w14:textId="77777777" w:rsidR="000B2819" w:rsidRDefault="00000000">
      <w:pPr>
        <w:rPr>
          <w:b/>
          <w:bCs/>
        </w:rPr>
      </w:pPr>
      <w:r>
        <w:rPr>
          <w:b/>
          <w:bCs/>
        </w:rPr>
        <w:t xml:space="preserve">a. De los participantes: </w:t>
      </w:r>
    </w:p>
    <w:p w14:paraId="21893251" w14:textId="77777777" w:rsidR="000B2819" w:rsidRDefault="00000000">
      <w:pPr>
        <w:numPr>
          <w:ilvl w:val="0"/>
          <w:numId w:val="2"/>
        </w:numPr>
        <w:jc w:val="both"/>
      </w:pPr>
      <w:r>
        <w:t xml:space="preserve">Los participantes deberán presentarse de manera puntual y estar debidamente preparados al momento de iniciar cada fase del concurso. </w:t>
      </w:r>
    </w:p>
    <w:p w14:paraId="275C14C2" w14:textId="77777777" w:rsidR="000B2819" w:rsidRDefault="00000000">
      <w:pPr>
        <w:numPr>
          <w:ilvl w:val="0"/>
          <w:numId w:val="2"/>
        </w:numPr>
        <w:jc w:val="both"/>
      </w:pPr>
      <w:r>
        <w:t>En caso de suplantación el equipo quedará automáticamente descalificado del concurso.</w:t>
      </w:r>
    </w:p>
    <w:p w14:paraId="12952D52" w14:textId="5DF94012" w:rsidR="000B2819" w:rsidDel="000535FA" w:rsidRDefault="00000000">
      <w:pPr>
        <w:numPr>
          <w:ilvl w:val="0"/>
          <w:numId w:val="2"/>
        </w:numPr>
        <w:jc w:val="both"/>
        <w:rPr>
          <w:del w:id="89" w:author="User" w:date="2026-08-05T12:49:00Z" w16du:dateUtc="2026-08-05T17:49:00Z"/>
        </w:rPr>
      </w:pPr>
      <w:r>
        <w:t>Equipo que no se presente a la hora programada</w:t>
      </w:r>
      <w:ins w:id="90" w:author="User" w:date="2026-08-05T12:56:00Z" w16du:dateUtc="2026-08-05T17:56:00Z">
        <w:r w:rsidR="00F279F8">
          <w:t xml:space="preserve"> con todos sus integrantes</w:t>
        </w:r>
      </w:ins>
      <w:r>
        <w:t xml:space="preserve">, queda automáticamente </w:t>
      </w:r>
    </w:p>
    <w:p w14:paraId="7FF86A44" w14:textId="77777777" w:rsidR="000B2819" w:rsidRDefault="00000000" w:rsidP="000535FA">
      <w:pPr>
        <w:numPr>
          <w:ilvl w:val="0"/>
          <w:numId w:val="2"/>
        </w:numPr>
        <w:jc w:val="both"/>
        <w:rPr>
          <w:ins w:id="91" w:author="User" w:date="2026-08-05T12:50:00Z" w16du:dateUtc="2026-08-05T17:50:00Z"/>
        </w:rPr>
      </w:pPr>
      <w:r>
        <w:t>descalificado.</w:t>
      </w:r>
    </w:p>
    <w:p w14:paraId="725911BE" w14:textId="1CFA8ECC" w:rsidR="000535FA" w:rsidDel="00F279F8" w:rsidRDefault="000535FA" w:rsidP="000535FA">
      <w:pPr>
        <w:numPr>
          <w:ilvl w:val="0"/>
          <w:numId w:val="2"/>
        </w:numPr>
        <w:jc w:val="both"/>
        <w:rPr>
          <w:del w:id="92" w:author="User" w:date="2026-08-05T12:56:00Z" w16du:dateUtc="2026-08-05T17:56:00Z"/>
        </w:rPr>
      </w:pPr>
    </w:p>
    <w:p w14:paraId="7811BDD8" w14:textId="77777777" w:rsidR="000B2819" w:rsidRDefault="000B2819">
      <w:pPr>
        <w:jc w:val="both"/>
        <w:rPr>
          <w:b/>
          <w:bCs/>
        </w:rPr>
      </w:pPr>
    </w:p>
    <w:p w14:paraId="5BACED25" w14:textId="77777777" w:rsidR="000B2819" w:rsidRDefault="00000000">
      <w:pPr>
        <w:jc w:val="both"/>
        <w:rPr>
          <w:b/>
          <w:bCs/>
        </w:rPr>
      </w:pPr>
      <w:r>
        <w:rPr>
          <w:b/>
          <w:bCs/>
        </w:rPr>
        <w:t>b. Del juego</w:t>
      </w:r>
    </w:p>
    <w:p w14:paraId="14129104" w14:textId="77777777" w:rsidR="000B2819" w:rsidRDefault="000B2819">
      <w:pPr>
        <w:jc w:val="both"/>
        <w:rPr>
          <w:b/>
          <w:bCs/>
        </w:rPr>
      </w:pPr>
    </w:p>
    <w:p w14:paraId="27520180" w14:textId="77777777" w:rsidR="000B2819" w:rsidRDefault="00000000">
      <w:pPr>
        <w:numPr>
          <w:ilvl w:val="0"/>
          <w:numId w:val="13"/>
        </w:numPr>
        <w:jc w:val="both"/>
      </w:pPr>
      <w:r>
        <w:t xml:space="preserve">No se permite ayuda externa ni consultar dispositivos celulares. </w:t>
      </w:r>
    </w:p>
    <w:p w14:paraId="10104413" w14:textId="77777777" w:rsidR="000B2819" w:rsidRDefault="00000000">
      <w:pPr>
        <w:numPr>
          <w:ilvl w:val="0"/>
          <w:numId w:val="13"/>
        </w:numPr>
        <w:jc w:val="both"/>
      </w:pPr>
      <w:r>
        <w:t>Los participantes deben mantener las manos visibles en la mesa.</w:t>
      </w:r>
    </w:p>
    <w:p w14:paraId="5B1045B2" w14:textId="77777777" w:rsidR="000B2819" w:rsidRDefault="00000000">
      <w:pPr>
        <w:numPr>
          <w:ilvl w:val="0"/>
          <w:numId w:val="13"/>
        </w:numPr>
        <w:jc w:val="both"/>
      </w:pPr>
      <w:r>
        <w:t xml:space="preserve">Se debe presionar el botón de luz sólo cuando el moderador haya terminado de leer la pregunta. </w:t>
      </w:r>
    </w:p>
    <w:p w14:paraId="1A4EB1BB" w14:textId="77777777" w:rsidR="000B2819" w:rsidRDefault="00000000">
      <w:pPr>
        <w:numPr>
          <w:ilvl w:val="0"/>
          <w:numId w:val="13"/>
        </w:numPr>
        <w:jc w:val="both"/>
      </w:pPr>
      <w:r>
        <w:t>Cualquier miembro del equipo puede responder las preguntas.</w:t>
      </w:r>
    </w:p>
    <w:p w14:paraId="58051445" w14:textId="77777777" w:rsidR="000B2819" w:rsidRDefault="00000000">
      <w:pPr>
        <w:numPr>
          <w:ilvl w:val="0"/>
          <w:numId w:val="13"/>
        </w:numPr>
        <w:jc w:val="both"/>
      </w:pPr>
      <w:r>
        <w:t>Tras presionar el botón, hay un límite breve de 15 segundos para responder.</w:t>
      </w:r>
    </w:p>
    <w:p w14:paraId="55E783E4" w14:textId="77777777" w:rsidR="000B2819" w:rsidRDefault="00000000">
      <w:pPr>
        <w:numPr>
          <w:ilvl w:val="0"/>
          <w:numId w:val="13"/>
        </w:numPr>
        <w:jc w:val="both"/>
      </w:pPr>
      <w:r>
        <w:t>No se permite presionar el botón varias veces.</w:t>
      </w:r>
    </w:p>
    <w:p w14:paraId="2DBBA017" w14:textId="77777777" w:rsidR="000B2819" w:rsidRDefault="00000000">
      <w:pPr>
        <w:numPr>
          <w:ilvl w:val="0"/>
          <w:numId w:val="13"/>
        </w:numPr>
        <w:jc w:val="both"/>
      </w:pPr>
      <w:r>
        <w:t>El Jurado Calificador decidirá la validez de las respuestas en caso de dudas y/o cualquier conflicto.</w:t>
      </w:r>
    </w:p>
    <w:p w14:paraId="11F9592A" w14:textId="77777777" w:rsidR="000B2819" w:rsidRDefault="000B2819">
      <w:pPr>
        <w:rPr>
          <w:b/>
          <w:bCs/>
        </w:rPr>
      </w:pPr>
    </w:p>
    <w:p w14:paraId="25DE6CB0" w14:textId="77777777" w:rsidR="000B2819" w:rsidRDefault="00000000">
      <w:pPr>
        <w:rPr>
          <w:b/>
          <w:bCs/>
        </w:rPr>
      </w:pPr>
      <w:r>
        <w:rPr>
          <w:b/>
          <w:bCs/>
        </w:rPr>
        <w:t>9. PREMIOS</w:t>
      </w:r>
    </w:p>
    <w:p w14:paraId="60FC59E7" w14:textId="77777777" w:rsidR="000B2819" w:rsidRDefault="00000000">
      <w:pPr>
        <w:jc w:val="both"/>
      </w:pPr>
      <w:r>
        <w:t xml:space="preserve">La premiación se llevará a cabo en la ceremonia de clausura del EXPOBIO 2026. Se otorgarán premios al 1er y 2do otorgados por el Museo de Biodiversidad del </w:t>
      </w:r>
      <w:proofErr w:type="gramStart"/>
      <w:r>
        <w:t>Perú  (</w:t>
      </w:r>
      <w:proofErr w:type="gramEnd"/>
      <w:r>
        <w:t>MUBI).</w:t>
      </w:r>
    </w:p>
    <w:p w14:paraId="4C11D513" w14:textId="77777777" w:rsidR="000B2819" w:rsidRDefault="00000000">
      <w:pPr>
        <w:numPr>
          <w:ilvl w:val="0"/>
          <w:numId w:val="6"/>
        </w:numPr>
        <w:jc w:val="both"/>
      </w:pPr>
      <w:r>
        <w:t>Primer Puesto: Incentivo valorado en S/. 600.00</w:t>
      </w:r>
    </w:p>
    <w:p w14:paraId="632811CB" w14:textId="77777777" w:rsidR="000B2819" w:rsidRDefault="00000000">
      <w:pPr>
        <w:numPr>
          <w:ilvl w:val="0"/>
          <w:numId w:val="6"/>
        </w:numPr>
        <w:jc w:val="both"/>
      </w:pPr>
      <w:r>
        <w:t>Segundo Puesto: Incentivo valorado en S/. 400.00</w:t>
      </w:r>
    </w:p>
    <w:p w14:paraId="133F7510" w14:textId="77777777" w:rsidR="000B2819" w:rsidRDefault="000B2819">
      <w:pPr>
        <w:rPr>
          <w:b/>
          <w:bCs/>
        </w:rPr>
      </w:pPr>
    </w:p>
    <w:p w14:paraId="047A91E6" w14:textId="77777777" w:rsidR="000B2819" w:rsidRDefault="00000000">
      <w:pPr>
        <w:rPr>
          <w:b/>
          <w:bCs/>
        </w:rPr>
      </w:pPr>
      <w:r>
        <w:rPr>
          <w:b/>
          <w:bCs/>
        </w:rPr>
        <w:t xml:space="preserve">10. Disposiciones COMPLEMENTARIAS. </w:t>
      </w:r>
    </w:p>
    <w:p w14:paraId="6D3BE909" w14:textId="77777777" w:rsidR="000B2819" w:rsidRDefault="000B2819"/>
    <w:p w14:paraId="2E67FF39" w14:textId="77777777" w:rsidR="000B2819" w:rsidRDefault="00000000">
      <w:pPr>
        <w:numPr>
          <w:ilvl w:val="0"/>
          <w:numId w:val="7"/>
        </w:numPr>
      </w:pPr>
      <w:r>
        <w:t>Cualquier situación no prevista en estas bases lo resolverá el Jurado Calificador. Cualquier consulta puede comunicarse</w:t>
      </w:r>
      <w:del w:id="93" w:author="User" w:date="2026-08-05T12:51:00Z" w16du:dateUtc="2026-08-05T17:51:00Z">
        <w:r w:rsidDel="000535FA">
          <w:delText xml:space="preserve"> al número de celular 928076784 o</w:delText>
        </w:r>
      </w:del>
      <w:r>
        <w:t xml:space="preserve"> al correo electrónico de la EXPOBIO (</w:t>
      </w:r>
      <w:hyperlink r:id="rId7">
        <w:r w:rsidR="000B2819">
          <w:rPr>
            <w:color w:val="1155CC"/>
            <w:u w:val="single"/>
          </w:rPr>
          <w:t>expobio.unsaac@gmail.com</w:t>
        </w:r>
      </w:hyperlink>
      <w:r>
        <w:t>)</w:t>
      </w:r>
    </w:p>
    <w:p w14:paraId="66B6F869" w14:textId="06874BB8" w:rsidR="000B2819" w:rsidRDefault="00000000">
      <w:pPr>
        <w:numPr>
          <w:ilvl w:val="0"/>
          <w:numId w:val="7"/>
        </w:numPr>
        <w:jc w:val="both"/>
        <w:pPrChange w:id="94" w:author="User" w:date="2026-08-05T12:52:00Z" w16du:dateUtc="2026-08-05T17:52:00Z">
          <w:pPr>
            <w:numPr>
              <w:numId w:val="7"/>
            </w:numPr>
            <w:ind w:left="720" w:hanging="360"/>
          </w:pPr>
        </w:pPrChange>
      </w:pPr>
      <w:r>
        <w:lastRenderedPageBreak/>
        <w:t>Se tendrá una reunión informativa para absolución de dudas con los representantes de cada equipo inscrito el día</w:t>
      </w:r>
      <w:ins w:id="95" w:author="User" w:date="2026-08-05T12:51:00Z" w16du:dateUtc="2026-08-05T17:51:00Z">
        <w:r w:rsidR="000535FA">
          <w:t xml:space="preserve"> </w:t>
        </w:r>
      </w:ins>
      <w:ins w:id="96" w:author="User" w:date="2026-08-05T12:52:00Z" w16du:dateUtc="2026-08-05T17:52:00Z">
        <w:r w:rsidR="000535FA">
          <w:t>14</w:t>
        </w:r>
      </w:ins>
      <w:del w:id="97" w:author="User" w:date="2026-08-05T12:51:00Z" w16du:dateUtc="2026-08-05T17:51:00Z">
        <w:r w:rsidDel="000535FA">
          <w:delText>…..</w:delText>
        </w:r>
      </w:del>
      <w:r>
        <w:t xml:space="preserve"> d</w:t>
      </w:r>
      <w:ins w:id="98" w:author="User" w:date="2026-08-05T12:52:00Z" w16du:dateUtc="2026-08-05T17:52:00Z">
        <w:r w:rsidR="000535FA">
          <w:t>e octubre</w:t>
        </w:r>
      </w:ins>
      <w:del w:id="99" w:author="User" w:date="2026-08-05T12:52:00Z" w16du:dateUtc="2026-08-05T17:52:00Z">
        <w:r w:rsidDel="000535FA">
          <w:delText>e……</w:delText>
        </w:r>
      </w:del>
      <w:r>
        <w:t xml:space="preserve"> del 2026. Se comunicará oportunamente la hora y lugar de la reunión.</w:t>
      </w:r>
    </w:p>
    <w:sectPr w:rsidR="000B281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46F2" w14:textId="77777777" w:rsidR="00736AC3" w:rsidRDefault="00736AC3">
      <w:pPr>
        <w:spacing w:line="240" w:lineRule="auto"/>
      </w:pPr>
      <w:r>
        <w:separator/>
      </w:r>
    </w:p>
  </w:endnote>
  <w:endnote w:type="continuationSeparator" w:id="0">
    <w:p w14:paraId="18CF664B" w14:textId="77777777" w:rsidR="00736AC3" w:rsidRDefault="00736A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8D99C4-C86F-4D6A-84BC-69D5F3B9BB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2BB518-D845-41A5-807A-74613B80E70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1A51C" w14:textId="77777777" w:rsidR="00736AC3" w:rsidRDefault="00736AC3">
      <w:pPr>
        <w:spacing w:line="240" w:lineRule="auto"/>
      </w:pPr>
      <w:r>
        <w:separator/>
      </w:r>
    </w:p>
  </w:footnote>
  <w:footnote w:type="continuationSeparator" w:id="0">
    <w:p w14:paraId="236BFDF2" w14:textId="77777777" w:rsidR="00736AC3" w:rsidRDefault="00736A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DC87" w14:textId="77777777" w:rsidR="000B2819" w:rsidRDefault="00000000">
    <w:pPr>
      <w:jc w:val="center"/>
      <w:rPr>
        <w:b/>
        <w:bCs/>
        <w:color w:val="666666"/>
      </w:rPr>
    </w:pPr>
    <w:r>
      <w:rPr>
        <w:b/>
        <w:bCs/>
        <w:color w:val="666666"/>
      </w:rPr>
      <w:t xml:space="preserve">UNIVERSIDAD NACIONAL SAN ANTONIO ABAD DEL CUSCO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A4625F7" wp14:editId="602B3D09">
          <wp:simplePos x="0" y="0"/>
          <wp:positionH relativeFrom="column">
            <wp:posOffset>5361434</wp:posOffset>
          </wp:positionH>
          <wp:positionV relativeFrom="paragraph">
            <wp:posOffset>-142874</wp:posOffset>
          </wp:positionV>
          <wp:extent cx="643890" cy="80486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3890" cy="8048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5D166F8" wp14:editId="7D683D17">
          <wp:simplePos x="0" y="0"/>
          <wp:positionH relativeFrom="column">
            <wp:posOffset>-281913</wp:posOffset>
          </wp:positionH>
          <wp:positionV relativeFrom="paragraph">
            <wp:posOffset>-153673</wp:posOffset>
          </wp:positionV>
          <wp:extent cx="647700" cy="831215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8312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4915B6" w14:textId="77777777" w:rsidR="000B2819" w:rsidRDefault="00000000">
    <w:pPr>
      <w:jc w:val="center"/>
      <w:rPr>
        <w:b/>
        <w:bCs/>
        <w:color w:val="666666"/>
      </w:rPr>
    </w:pPr>
    <w:r>
      <w:rPr>
        <w:b/>
        <w:bCs/>
        <w:color w:val="666666"/>
      </w:rPr>
      <w:t xml:space="preserve">FACULTAD DE CIENCIAS BIOLÓGICAS </w:t>
    </w:r>
  </w:p>
  <w:p w14:paraId="40A7BEA9" w14:textId="77777777" w:rsidR="004234D7" w:rsidRDefault="00000000">
    <w:pPr>
      <w:jc w:val="center"/>
      <w:rPr>
        <w:ins w:id="100" w:author="User" w:date="2026-08-05T12:28:00Z" w16du:dateUtc="2026-08-05T17:28:00Z"/>
        <w:b/>
        <w:bCs/>
        <w:color w:val="666666"/>
      </w:rPr>
    </w:pPr>
    <w:r>
      <w:rPr>
        <w:b/>
        <w:bCs/>
        <w:color w:val="666666"/>
      </w:rPr>
      <w:t xml:space="preserve">VI CONVENCIÓN ANUAL DE ESTUDIANTES DE BIOLOGÍA DEL CUSCO </w:t>
    </w:r>
  </w:p>
  <w:p w14:paraId="40D2CBD2" w14:textId="1A0EB0F7" w:rsidR="000B2819" w:rsidRDefault="00000000">
    <w:pPr>
      <w:jc w:val="center"/>
      <w:rPr>
        <w:b/>
        <w:bCs/>
        <w:color w:val="666666"/>
      </w:rPr>
    </w:pPr>
    <w:r>
      <w:rPr>
        <w:b/>
        <w:bCs/>
        <w:color w:val="666666"/>
      </w:rPr>
      <w:t>EXPOBIO-2026</w:t>
    </w:r>
  </w:p>
  <w:p w14:paraId="71E215EC" w14:textId="77777777" w:rsidR="000B2819" w:rsidRDefault="000B2819">
    <w:pPr>
      <w:rPr>
        <w:b/>
        <w:bCs/>
        <w:color w:val="66666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915"/>
    <w:multiLevelType w:val="multilevel"/>
    <w:tmpl w:val="3198193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CE6B03"/>
    <w:multiLevelType w:val="multilevel"/>
    <w:tmpl w:val="21FE632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722ABB"/>
    <w:multiLevelType w:val="multilevel"/>
    <w:tmpl w:val="22A8D22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B8D4E30"/>
    <w:multiLevelType w:val="multilevel"/>
    <w:tmpl w:val="8976D462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4646406"/>
    <w:multiLevelType w:val="multilevel"/>
    <w:tmpl w:val="0596C9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D0B75B7"/>
    <w:multiLevelType w:val="multilevel"/>
    <w:tmpl w:val="9F6A4F5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1DA57F41"/>
    <w:multiLevelType w:val="multilevel"/>
    <w:tmpl w:val="76A0445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1362BB"/>
    <w:multiLevelType w:val="multilevel"/>
    <w:tmpl w:val="E6C235CC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7C00224"/>
    <w:multiLevelType w:val="multilevel"/>
    <w:tmpl w:val="9E90919E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8C83DCF"/>
    <w:multiLevelType w:val="multilevel"/>
    <w:tmpl w:val="C160F4A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991504F"/>
    <w:multiLevelType w:val="multilevel"/>
    <w:tmpl w:val="61B25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5B812084"/>
    <w:multiLevelType w:val="multilevel"/>
    <w:tmpl w:val="8E6C3584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1AB2ED9"/>
    <w:multiLevelType w:val="multilevel"/>
    <w:tmpl w:val="FF3E81D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1E84043"/>
    <w:multiLevelType w:val="multilevel"/>
    <w:tmpl w:val="0506118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F0E3E80"/>
    <w:multiLevelType w:val="multilevel"/>
    <w:tmpl w:val="D89A2E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43F75D6"/>
    <w:multiLevelType w:val="multilevel"/>
    <w:tmpl w:val="A55AE66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42603149">
    <w:abstractNumId w:val="11"/>
  </w:num>
  <w:num w:numId="2" w16cid:durableId="1151211167">
    <w:abstractNumId w:val="2"/>
  </w:num>
  <w:num w:numId="3" w16cid:durableId="1556039808">
    <w:abstractNumId w:val="3"/>
  </w:num>
  <w:num w:numId="4" w16cid:durableId="1420833030">
    <w:abstractNumId w:val="1"/>
  </w:num>
  <w:num w:numId="5" w16cid:durableId="1718116971">
    <w:abstractNumId w:val="5"/>
  </w:num>
  <w:num w:numId="6" w16cid:durableId="2105103499">
    <w:abstractNumId w:val="4"/>
  </w:num>
  <w:num w:numId="7" w16cid:durableId="1701472899">
    <w:abstractNumId w:val="9"/>
  </w:num>
  <w:num w:numId="8" w16cid:durableId="670987726">
    <w:abstractNumId w:val="10"/>
  </w:num>
  <w:num w:numId="9" w16cid:durableId="515578404">
    <w:abstractNumId w:val="8"/>
  </w:num>
  <w:num w:numId="10" w16cid:durableId="1537572858">
    <w:abstractNumId w:val="14"/>
  </w:num>
  <w:num w:numId="11" w16cid:durableId="1993562586">
    <w:abstractNumId w:val="0"/>
  </w:num>
  <w:num w:numId="12" w16cid:durableId="1733430945">
    <w:abstractNumId w:val="6"/>
  </w:num>
  <w:num w:numId="13" w16cid:durableId="661085556">
    <w:abstractNumId w:val="12"/>
  </w:num>
  <w:num w:numId="14" w16cid:durableId="87435693">
    <w:abstractNumId w:val="13"/>
  </w:num>
  <w:num w:numId="15" w16cid:durableId="1848595320">
    <w:abstractNumId w:val="7"/>
  </w:num>
  <w:num w:numId="16" w16cid:durableId="1518304532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819"/>
    <w:rsid w:val="000535FA"/>
    <w:rsid w:val="000B2819"/>
    <w:rsid w:val="003428F2"/>
    <w:rsid w:val="004234D7"/>
    <w:rsid w:val="00430F88"/>
    <w:rsid w:val="00644EFC"/>
    <w:rsid w:val="00736AC3"/>
    <w:rsid w:val="00AE2D6B"/>
    <w:rsid w:val="00F2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A357E"/>
  <w15:docId w15:val="{D3EC3229-1F3F-43D7-B433-E14BB5EA3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n">
    <w:name w:val="Revision"/>
    <w:hidden/>
    <w:uiPriority w:val="99"/>
    <w:semiHidden/>
    <w:rsid w:val="004234D7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4234D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4D7"/>
  </w:style>
  <w:style w:type="paragraph" w:styleId="Piedepgina">
    <w:name w:val="footer"/>
    <w:basedOn w:val="Normal"/>
    <w:link w:val="PiedepginaCar"/>
    <w:uiPriority w:val="99"/>
    <w:unhideWhenUsed/>
    <w:rsid w:val="004234D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xpobio.unsaac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1465</Words>
  <Characters>8059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2026-08-05T17:28:00Z</dcterms:created>
  <dcterms:modified xsi:type="dcterms:W3CDTF">2026-08-05T17:56:00Z</dcterms:modified>
</cp:coreProperties>
</file>